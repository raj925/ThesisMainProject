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092D" w14:textId="47F0AA67" w:rsidR="008B3DB7" w:rsidRDefault="008B3DB7" w:rsidP="00D033D0">
      <w:pPr>
        <w:spacing w:line="480" w:lineRule="auto"/>
        <w:rPr>
          <w:b/>
          <w:bCs/>
        </w:rPr>
      </w:pPr>
      <w:r>
        <w:rPr>
          <w:b/>
          <w:bCs/>
        </w:rPr>
        <w:t>Abstract</w:t>
      </w:r>
    </w:p>
    <w:p w14:paraId="657708BF" w14:textId="03496C84" w:rsidR="008B3DB7" w:rsidRDefault="00266B92" w:rsidP="00D033D0">
      <w:pPr>
        <w:spacing w:line="480" w:lineRule="auto"/>
      </w:pPr>
      <w:r w:rsidRPr="00266B92">
        <w:t xml:space="preserve">Medical diagnoses are complex decisions that require seeking and integration different sources of information on the part of clinicians. Past work has found that confidence and accuracy in diagnoses can significantly diverge even with more information, leading to diagnostic overconfidence that is especially impacted by increased medical experience. There has been scant work looking at information seeking patterns with diagnoses however, and how they might contribute to both confidence and accuracy. We recruited UK medical students (N = 85) in an online vignette-based diagnostic study, as well as Oxford medical students (N = 16) for an in-person think-aloud version of the same study where students performed 6 diagnostic scenarios based on past patient cases. On each scenario, students sought information about </w:t>
      </w:r>
      <w:r>
        <w:t xml:space="preserve">from </w:t>
      </w:r>
      <w:r w:rsidRPr="00266B92">
        <w:t>the patient’s medical history, physical examinations and</w:t>
      </w:r>
      <w:r>
        <w:t xml:space="preserve"> </w:t>
      </w:r>
      <w:r w:rsidRPr="00266B92">
        <w:t>testing. With the former</w:t>
      </w:r>
      <w:r>
        <w:t xml:space="preserve"> study</w:t>
      </w:r>
      <w:r w:rsidRPr="00266B92">
        <w:t>, we find that diagnostic accuracy is associated with seeking more relevant information and with varying information seeking less on a case-by-case basis. However, confidence</w:t>
      </w:r>
      <w:r>
        <w:t>, not accuracy,</w:t>
      </w:r>
      <w:r w:rsidRPr="00266B92">
        <w:t xml:space="preserve"> was associated with seeking more information.</w:t>
      </w:r>
      <w:r>
        <w:t xml:space="preserve"> With the latter study, we find that d</w:t>
      </w:r>
      <w:r w:rsidRPr="00266B92">
        <w:t>ifferent reasoning strategies affect how diagnostic differentials are evaluated, in turn affecting information seeking during diagnostic decisions. Future work should hence focus on interventions for prompting suitable reasoning strategies</w:t>
      </w:r>
      <w:r w:rsidR="00FF159F">
        <w:t xml:space="preserve"> and information seeking</w:t>
      </w:r>
      <w:r w:rsidRPr="00266B92">
        <w:t xml:space="preserve"> to improve diagnostic accuracy.</w:t>
      </w:r>
    </w:p>
    <w:p w14:paraId="35CD6F81" w14:textId="77777777" w:rsidR="00266B92" w:rsidRPr="00266B92" w:rsidRDefault="00266B92"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 xml:space="preserve">“Problems in diagnosis have…been heavily dominated by physicians with little input from the cognitive sciences. What is missing…is foundational work aimed at understanding how </w:t>
      </w:r>
      <w:r w:rsidRPr="00B10A8D">
        <w:rPr>
          <w:i/>
          <w:iCs/>
        </w:rPr>
        <w:lastRenderedPageBreak/>
        <w:t>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02B3082A"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xml:space="preserve">,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lastRenderedPageBreak/>
        <w:t>As per their most likely diagnosis, what actions should they start taking to treat the patient?</w:t>
      </w:r>
    </w:p>
    <w:p w14:paraId="645CB3C2" w14:textId="77777777" w:rsidR="00C10568" w:rsidRDefault="00C10568" w:rsidP="00C10568">
      <w:pPr>
        <w:spacing w:line="480" w:lineRule="auto"/>
        <w:ind w:left="360"/>
      </w:pPr>
    </w:p>
    <w:p w14:paraId="3FC62E07" w14:textId="77777777" w:rsidR="00112B48" w:rsidRDefault="00D033D0" w:rsidP="00D033D0">
      <w:pPr>
        <w:spacing w:line="480" w:lineRule="auto"/>
      </w:pPr>
      <w:r>
        <w:t xml:space="preserve">One of the difficulties within this scenario here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1190D17" w14:textId="2917EEB8" w:rsidR="00112B48" w:rsidRDefault="00112B48" w:rsidP="00D033D0">
      <w:pPr>
        <w:spacing w:line="480" w:lineRule="auto"/>
      </w:pPr>
    </w:p>
    <w:p w14:paraId="11CA8B62" w14:textId="48C96FE0" w:rsidR="00D033D0" w:rsidRDefault="00112B48" w:rsidP="00D033D0">
      <w:pPr>
        <w:spacing w:line="480" w:lineRule="auto"/>
      </w:pPr>
      <w:r>
        <w:t>Individuals involved in clinical decision making have to frequently contend with an uncertain decision making environment</w:t>
      </w:r>
      <w:r w:rsidR="003B006E">
        <w:t xml:space="preserve"> (Lawton et al</w:t>
      </w:r>
      <w:r>
        <w:t>,</w:t>
      </w:r>
      <w:r w:rsidR="003B006E">
        <w:t xml:space="preserve"> 2019)</w:t>
      </w:r>
      <w:r>
        <w:t xml:space="preserve"> as well as time pressure and personal stresses (</w:t>
      </w:r>
      <w:proofErr w:type="spellStart"/>
      <w:r>
        <w:t>Orasanu</w:t>
      </w:r>
      <w:proofErr w:type="spellEnd"/>
      <w:r>
        <w:t xml:space="preserve"> &amp; Connolly, 1993), which add external factors to their decision process to be taken into account. </w:t>
      </w:r>
    </w:p>
    <w:p w14:paraId="10988773" w14:textId="77777777" w:rsidR="00D033D0" w:rsidRDefault="00D033D0" w:rsidP="00D033D0">
      <w:pPr>
        <w:spacing w:line="480" w:lineRule="auto"/>
      </w:pPr>
    </w:p>
    <w:p w14:paraId="4791E1F1" w14:textId="77777777" w:rsidR="006E27F7" w:rsidRDefault="00D033D0" w:rsidP="00D033D0">
      <w:pPr>
        <w:spacing w:line="480" w:lineRule="auto"/>
      </w:pPr>
      <w:r>
        <w:t>Clinicians have to make challenging decisions as part of their occupation, such as administration of medication,</w:t>
      </w:r>
      <w:r w:rsidR="00D24F27">
        <w:t xml:space="preserve"> assessing risk and</w:t>
      </w:r>
      <w:r>
        <w:t xml:space="preserve">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w:t>
      </w:r>
      <w:r w:rsidR="00D24F27">
        <w:t xml:space="preserve"> to </w:t>
      </w:r>
      <w:r>
        <w:t>an ecologically valid, real-world setting. Secondly, diagnosis is an important task that has a large impact on a patient’s road to recovery</w:t>
      </w:r>
      <w:r w:rsidR="00D24F27">
        <w:t xml:space="preserve"> as clinicians have to accurately understand the </w:t>
      </w:r>
      <w:r w:rsidR="00D24F27">
        <w:lastRenderedPageBreak/>
        <w:t>severity and nature of a patient’s condition to prescribe appropriate care</w:t>
      </w:r>
      <w:r>
        <w:t>. Finally, past work looking at diagnosis</w:t>
      </w:r>
      <w:r w:rsidR="006E27F7">
        <w:t xml:space="preserve"> has received much attention due to the incidence of</w:t>
      </w:r>
      <w:r>
        <w:t xml:space="preserve"> </w:t>
      </w:r>
      <w:r w:rsidR="006E27F7">
        <w:t xml:space="preserve">diagnostic errors. </w:t>
      </w:r>
    </w:p>
    <w:p w14:paraId="01B52ED8" w14:textId="77777777" w:rsidR="006E27F7" w:rsidRDefault="006E27F7" w:rsidP="00D033D0">
      <w:pPr>
        <w:spacing w:line="480" w:lineRule="auto"/>
      </w:pPr>
    </w:p>
    <w:p w14:paraId="46276015" w14:textId="0F1BD5A5"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competing diagnoses (Schiff et al, 2009). Even when using the most conservative of the above estimates, this illustrates the large scale of the diagnostic error 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45AAE4F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 individual factors of the diagnostic process however, we may better understand how sociotechnical and environmental factors interacts with and amplifies individual contributors to diagnostic error.</w:t>
      </w:r>
      <w:r>
        <w:t xml:space="preserve">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0DFCE1FD" w14:textId="6865544B" w:rsidR="00D033D0" w:rsidRDefault="00D033D0" w:rsidP="00D033D0">
      <w:pPr>
        <w:spacing w:line="480" w:lineRule="auto"/>
      </w:pPr>
      <w:r>
        <w:lastRenderedPageBreak/>
        <w:t xml:space="preserve">One account of diagnostic error is that they can stem from cognitive biases during </w:t>
      </w:r>
      <w:r w:rsidR="00DE5077">
        <w:t xml:space="preserve">the diagnostic </w:t>
      </w:r>
      <w:r>
        <w:t>decision making</w:t>
      </w:r>
      <w:r w:rsidR="00DE5077">
        <w:t xml:space="preserve"> process, such as primacy</w:t>
      </w:r>
      <w:r>
        <w:t xml:space="preserve"> </w:t>
      </w:r>
      <w:r w:rsidR="00DE5077">
        <w:t>(</w:t>
      </w:r>
      <w:proofErr w:type="spellStart"/>
      <w:r>
        <w:t>Frotvedt</w:t>
      </w:r>
      <w:proofErr w:type="spellEnd"/>
      <w:r>
        <w:t xml:space="preserve"> et al</w:t>
      </w:r>
      <w:r w:rsidR="00DE5077">
        <w:t>, 2020)</w:t>
      </w:r>
      <w:r>
        <w:t xml:space="preserve"> </w:t>
      </w:r>
      <w:r w:rsidR="00DE5077">
        <w:t>or recency (</w:t>
      </w:r>
      <w:r>
        <w:t xml:space="preserve">Chapman, </w:t>
      </w:r>
      <w:proofErr w:type="spellStart"/>
      <w:r>
        <w:t>Bergus</w:t>
      </w:r>
      <w:proofErr w:type="spellEnd"/>
      <w:r>
        <w:t xml:space="preserve"> &amp; </w:t>
      </w:r>
      <w:proofErr w:type="spellStart"/>
      <w:r>
        <w:t>Elstein</w:t>
      </w:r>
      <w:proofErr w:type="spellEnd"/>
      <w:r w:rsidR="00DE5077">
        <w:t xml:space="preserve">, </w:t>
      </w:r>
      <w:r>
        <w:t>1996</w:t>
      </w:r>
      <w:r w:rsidR="00DE5077">
        <w:t xml:space="preserve">) biases. </w:t>
      </w: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w:t>
      </w:r>
      <w:r w:rsidR="00DE5077">
        <w:t>One</w:t>
      </w:r>
      <w:r>
        <w:t xml:space="preserve"> type of bias that </w:t>
      </w:r>
      <w:r w:rsidR="00DE5077">
        <w:t>has manifested in more experimental findings is</w:t>
      </w:r>
      <w:r>
        <w:t xml:space="preserve"> overconfidence</w:t>
      </w:r>
      <w:r w:rsidR="00DE5077">
        <w:t>.</w:t>
      </w:r>
    </w:p>
    <w:p w14:paraId="0C18A743" w14:textId="0DE895B2" w:rsidR="00D033D0" w:rsidRDefault="00D033D0" w:rsidP="00D033D0">
      <w:pPr>
        <w:spacing w:line="480" w:lineRule="auto"/>
      </w:pPr>
    </w:p>
    <w:p w14:paraId="2EC398E5" w14:textId="0D7265B5" w:rsidR="00BB7120" w:rsidRPr="00BB7120" w:rsidRDefault="00BB7120" w:rsidP="00D033D0">
      <w:pPr>
        <w:spacing w:line="480" w:lineRule="auto"/>
        <w:rPr>
          <w:b/>
          <w:bCs/>
        </w:rPr>
      </w:pPr>
      <w:r w:rsidRPr="00BB7120">
        <w:rPr>
          <w:b/>
          <w:bCs/>
        </w:rPr>
        <w:t>Confidence</w:t>
      </w:r>
    </w:p>
    <w:p w14:paraId="7105AB15" w14:textId="5B2454EE" w:rsidR="00DE5077" w:rsidRDefault="00D033D0" w:rsidP="00D033D0">
      <w:pPr>
        <w:spacing w:line="480" w:lineRule="auto"/>
      </w:pPr>
      <w:r>
        <w:t xml:space="preserve">At this point, we shall revisit the scenario presented at the start of this </w:t>
      </w:r>
      <w:r w:rsidR="00BB7120">
        <w:t>section</w:t>
      </w:r>
      <w:r>
        <w:t xml:space="preserve">.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56741A1F" w14:textId="77777777" w:rsidR="00DE5077" w:rsidRDefault="00DE5077" w:rsidP="00D033D0">
      <w:pPr>
        <w:spacing w:line="480" w:lineRule="auto"/>
      </w:pPr>
    </w:p>
    <w:p w14:paraId="3F1B0E66" w14:textId="4B9E3E51" w:rsidR="00DE5077" w:rsidRDefault="00DE5077" w:rsidP="00DE5077">
      <w:pPr>
        <w:spacing w:line="480" w:lineRule="auto"/>
      </w:pPr>
      <w:r>
        <w:t xml:space="preserve">This makes confidence an interesting area of study. Confidence is viewed within the cognitive psychology literature as one’s subjective probability of their own decisions being </w:t>
      </w:r>
      <w:r>
        <w:lastRenderedPageBreak/>
        <w:t>correct (Fleming &amp; Daw, 2017). 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et al, 2016), such as if individuals are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confidence.</w:t>
      </w:r>
    </w:p>
    <w:p w14:paraId="0C043D05" w14:textId="77777777" w:rsidR="00DE5077" w:rsidRDefault="00DE5077" w:rsidP="00DE5077">
      <w:pPr>
        <w:spacing w:line="480" w:lineRule="auto"/>
      </w:pPr>
    </w:p>
    <w:p w14:paraId="19A593C1" w14:textId="215A7C97" w:rsidR="00DE5077" w:rsidRDefault="00DE5077" w:rsidP="00DE5077">
      <w:pPr>
        <w:spacing w:line="480" w:lineRule="auto"/>
      </w:pPr>
      <w:r>
        <w:t>One is said to be ‘well-calibrated’ with regards to their confidence if their internal likelihood of being correct is predictive of their true accuracy. However, confidence can become decoupled from the true accuracy of one’s decisions. This decoupling is known as ‘miscalibration’. One would show miscalibration of confidence if they were confident when incorrect (overconfidence) or uncertain when they are correct (</w:t>
      </w:r>
      <w:proofErr w:type="spellStart"/>
      <w:r>
        <w:t>underconfidence</w:t>
      </w:r>
      <w:proofErr w:type="spellEnd"/>
      <w:r>
        <w:t xml:space="preserve">). </w:t>
      </w:r>
    </w:p>
    <w:p w14:paraId="002209AA" w14:textId="77777777" w:rsidR="00DE5077" w:rsidRDefault="00DE5077" w:rsidP="00DE5077">
      <w:pPr>
        <w:spacing w:line="480" w:lineRule="auto"/>
      </w:pPr>
    </w:p>
    <w:p w14:paraId="165929F4" w14:textId="39ECACCC" w:rsidR="00DE5077" w:rsidRDefault="00DE5077" w:rsidP="00DE5077">
      <w:pPr>
        <w:spacing w:line="480" w:lineRule="auto"/>
      </w:pPr>
      <w:r>
        <w:t xml:space="preserve">In a task that involved diagnosing ultrasound scans, it was found that overconfidence was negatively associated with the amount of clinical experience that the clinicians/participants </w:t>
      </w:r>
      <w:r>
        <w:lastRenderedPageBreak/>
        <w:t xml:space="preserve">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7579C3CC"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p>
    <w:p w14:paraId="5567897C" w14:textId="77777777" w:rsidR="00DE5077" w:rsidRDefault="00DE5077" w:rsidP="00DE5077">
      <w:pPr>
        <w:spacing w:line="480" w:lineRule="auto"/>
      </w:pPr>
    </w:p>
    <w:p w14:paraId="00124D24" w14:textId="6A6393D0" w:rsidR="00DE5077" w:rsidRDefault="00DE5077" w:rsidP="00DE5077">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or eliminate others. </w:t>
      </w:r>
      <w:r w:rsidR="00BB7120">
        <w:t xml:space="preserve">We hence sought to extend past work on confidence within diagnosis by looking at its </w:t>
      </w:r>
      <w:r w:rsidR="00BB7120">
        <w:lastRenderedPageBreak/>
        <w:t>relationship with these two other aspects of the diagnostic process: information seeking and hypothesis (or differential) generation</w:t>
      </w:r>
      <w:commentRangeStart w:id="0"/>
      <w:r w:rsidR="00BB7120">
        <w:t>.</w:t>
      </w:r>
      <w:commentRangeEnd w:id="0"/>
      <w:r w:rsidR="00572D64">
        <w:rPr>
          <w:rStyle w:val="CommentReference"/>
        </w:rPr>
        <w:commentReference w:id="0"/>
      </w:r>
    </w:p>
    <w:p w14:paraId="2EA589CA" w14:textId="092A7C97" w:rsidR="00BB7120" w:rsidRDefault="00BB7120" w:rsidP="00DE5077">
      <w:pPr>
        <w:spacing w:line="480" w:lineRule="auto"/>
      </w:pPr>
    </w:p>
    <w:p w14:paraId="3DFA6128" w14:textId="7E469D88" w:rsidR="00BB7120" w:rsidRPr="00BB7120" w:rsidRDefault="00BB7120" w:rsidP="00DE5077">
      <w:pPr>
        <w:spacing w:line="480" w:lineRule="auto"/>
        <w:rPr>
          <w:b/>
          <w:bCs/>
        </w:rPr>
      </w:pPr>
      <w:r w:rsidRPr="00BB7120">
        <w:rPr>
          <w:b/>
          <w:bCs/>
        </w:rPr>
        <w:t>Information Seeking and Differential Generation</w:t>
      </w:r>
    </w:p>
    <w:p w14:paraId="247C4643" w14:textId="77777777" w:rsidR="00DE5077" w:rsidRDefault="00DE5077" w:rsidP="00DE5077">
      <w:pPr>
        <w:spacing w:line="480" w:lineRule="auto"/>
      </w:pPr>
      <w:commentRangeStart w:id="1"/>
      <w:r w:rsidRPr="00801029">
        <w:t xml:space="preserve">There are interesting questions here </w:t>
      </w:r>
      <w:commentRangeEnd w:id="1"/>
      <w:r w:rsidR="00116ACA">
        <w:rPr>
          <w:rStyle w:val="CommentReference"/>
        </w:rPr>
        <w:commentReference w:id="1"/>
      </w:r>
      <w:r w:rsidRPr="00801029">
        <w:t xml:space="preserve">around how </w:t>
      </w:r>
      <w:r>
        <w:t>clinicians</w:t>
      </w:r>
      <w:r w:rsidRPr="00801029">
        <w:t xml:space="preserve"> generate hypotheses and then gather information to reduce the space of hypotheses. One should ideally eliminate hypotheses from consideration only when it makes sense given </w:t>
      </w:r>
      <w:r>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1432DE7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et al, 2022). </w:t>
      </w:r>
    </w:p>
    <w:p w14:paraId="55746AEB" w14:textId="77777777" w:rsidR="00DE5077" w:rsidRDefault="00DE5077" w:rsidP="00DE5077">
      <w:pPr>
        <w:spacing w:line="480" w:lineRule="auto"/>
      </w:pPr>
    </w:p>
    <w:p w14:paraId="6E368B0A" w14:textId="21757F09" w:rsidR="00DE5077" w:rsidRDefault="00BB7120" w:rsidP="00DE5077">
      <w:pPr>
        <w:spacing w:line="480" w:lineRule="auto"/>
      </w:pPr>
      <w:r>
        <w:t>P</w:t>
      </w:r>
      <w:r w:rsidR="00DE5077">
        <w:t xml:space="preserve">athologists with </w:t>
      </w:r>
      <w:r>
        <w:t xml:space="preserve">more calibrated confidence </w:t>
      </w:r>
      <w:r w:rsidR="00DE5077">
        <w:t>were found to request more information, such as second opinions or ancillary tests, when unconfident in their judgements (Clayton et al,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et al, 2013). </w:t>
      </w:r>
      <w:r>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et al, 2012). Similarly, it has been found that a patient’s case history that suggests a particular diagnosis prompts selective </w:t>
      </w:r>
      <w:r>
        <w:t>interpretation</w:t>
      </w:r>
      <w:r w:rsidR="00DE5077">
        <w:t xml:space="preserve"> of clinical features that favour the initial diagnosis (Leblanc, Brooks &amp; Norman, 2002). Together, these findings </w:t>
      </w:r>
      <w:r>
        <w:t>have</w:t>
      </w:r>
      <w:r w:rsidR="00DE5077">
        <w:t xml:space="preserve"> implications for how clinicians may seek and integrate evidence when making decisions and how patterns of receiving information could affect decision confidence and in turn confidence calibration</w:t>
      </w:r>
      <w:commentRangeStart w:id="2"/>
      <w:r w:rsidR="00DE5077">
        <w:t xml:space="preserve">. </w:t>
      </w:r>
      <w:commentRangeEnd w:id="2"/>
      <w:r w:rsidR="00A50943">
        <w:rPr>
          <w:rStyle w:val="CommentReference"/>
        </w:rPr>
        <w:commentReference w:id="2"/>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29C5E590" w:rsidR="00DE5077" w:rsidRDefault="00DE5077" w:rsidP="00DE5077">
      <w:pPr>
        <w:spacing w:line="480" w:lineRule="auto"/>
      </w:pPr>
      <w:r>
        <w:t>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0227FE">
        <w:t xml:space="preserve"> Clinical experience may also be connected to risk aversion and further information seeking behaviour (Lawton et al,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1647056D" w14:textId="77777777" w:rsidR="00DE5077" w:rsidRDefault="00DE5077" w:rsidP="00DE5077">
      <w:pPr>
        <w:spacing w:line="480" w:lineRule="auto"/>
      </w:pPr>
    </w:p>
    <w:p w14:paraId="3DA7EE74" w14:textId="0AACAE44" w:rsidR="00DE5077" w:rsidRDefault="000227FE" w:rsidP="00DE5077">
      <w:pPr>
        <w:spacing w:line="480" w:lineRule="auto"/>
      </w:pPr>
      <w:r>
        <w:t>We seek in this work to better understand</w:t>
      </w:r>
      <w:r w:rsidR="00BB7120" w:rsidRPr="00801029">
        <w:t xml:space="preserve"> </w:t>
      </w:r>
      <w:r>
        <w:t>how information seeking, confidence and differential generation interact within the diagnosis process</w:t>
      </w:r>
      <w:r w:rsidR="00BB7120" w:rsidRPr="00801029">
        <w:t xml:space="preserve">. </w:t>
      </w:r>
      <w:r>
        <w:t>We conducted a vignette-based diagnosis study with medical students to inform future work on how diagnostic reasoning is taught to students, especially when it comes to weighing up competing differentials</w:t>
      </w:r>
      <w:commentRangeStart w:id="3"/>
      <w:commentRangeStart w:id="4"/>
      <w:commentRangeStart w:id="5"/>
      <w:r>
        <w:t xml:space="preserve">. </w:t>
      </w:r>
      <w:commentRangeEnd w:id="3"/>
      <w:r w:rsidR="00116ACA">
        <w:rPr>
          <w:rStyle w:val="CommentReference"/>
        </w:rPr>
        <w:commentReference w:id="3"/>
      </w:r>
      <w:commentRangeEnd w:id="4"/>
      <w:r w:rsidR="00327D00">
        <w:rPr>
          <w:rStyle w:val="CommentReference"/>
        </w:rPr>
        <w:commentReference w:id="4"/>
      </w:r>
      <w:commentRangeEnd w:id="5"/>
      <w:r w:rsidR="00893E87">
        <w:rPr>
          <w:rStyle w:val="CommentReference"/>
        </w:rPr>
        <w:commentReference w:id="5"/>
      </w:r>
    </w:p>
    <w:p w14:paraId="29E86CA2" w14:textId="233A24B3" w:rsidR="00064826" w:rsidRDefault="002C58F3" w:rsidP="00D033D0">
      <w:pPr>
        <w:spacing w:line="480" w:lineRule="auto"/>
        <w:rPr>
          <w:ins w:id="6" w:author="Nicholas Yeung" w:date="2024-03-21T11:54:00Z"/>
        </w:rPr>
      </w:pPr>
      <w:ins w:id="7" w:author="Nicholas Yeung" w:date="2024-03-21T11:54:00Z">
        <w:r>
          <w:t>**Preview here the two-part nature of the study: Larger sample of online data collection to characterise information seeking</w:t>
        </w:r>
      </w:ins>
      <w:ins w:id="8" w:author="Nicholas Yeung" w:date="2024-03-21T11:55:00Z">
        <w:r>
          <w:t xml:space="preserve"> and confidence in diagnosis (differential generation); follow-up with a smaller sample doing think aloud protocol to gain insight into the strategies</w:t>
        </w:r>
      </w:ins>
      <w:ins w:id="9" w:author="Nicholas Yeung" w:date="2024-03-21T12:41:00Z">
        <w:r w:rsidR="008C3C10">
          <w:t xml:space="preserve">. Also preview key questions: Do patterns of information seeking predict diagnostic </w:t>
        </w:r>
      </w:ins>
      <w:ins w:id="10" w:author="Nicholas Yeung" w:date="2024-03-21T12:42:00Z">
        <w:r w:rsidR="008C3C10">
          <w:t>accuracy and, if so, what is the pattern: Seeking more information? Better information? Better-targeted information?</w:t>
        </w:r>
      </w:ins>
      <w:ins w:id="11" w:author="Nicholas Yeung" w:date="2024-03-21T11:55:00Z">
        <w:r>
          <w:t>**</w:t>
        </w:r>
      </w:ins>
    </w:p>
    <w:p w14:paraId="46B04657" w14:textId="77777777" w:rsidR="002C58F3" w:rsidRDefault="002C58F3" w:rsidP="00D033D0">
      <w:pPr>
        <w:spacing w:line="480" w:lineRule="auto"/>
      </w:pPr>
    </w:p>
    <w:p w14:paraId="246DA608" w14:textId="5139BDAA" w:rsidR="00064826" w:rsidRPr="00064826" w:rsidRDefault="00064826" w:rsidP="00064826">
      <w:pPr>
        <w:spacing w:line="480" w:lineRule="auto"/>
        <w:rPr>
          <w:b/>
          <w:bCs/>
        </w:rPr>
      </w:pPr>
      <w:r w:rsidRPr="00064826">
        <w:rPr>
          <w:b/>
          <w:bCs/>
        </w:rPr>
        <w:t>Study 1</w:t>
      </w: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79492DE8" w:rsidR="004B5F82" w:rsidRDefault="00064826" w:rsidP="00064826">
      <w:pPr>
        <w:spacing w:line="480" w:lineRule="auto"/>
      </w:pPr>
      <w:moveFromRangeStart w:id="12" w:author="Nicholas Yeung" w:date="2024-03-21T10:44:00Z" w:name="move161910305"/>
      <w:commentRangeStart w:id="13"/>
      <w:moveFrom w:id="14" w:author="Nicholas Yeung" w:date="2024-03-21T10:44:00Z">
        <w:r w:rsidDel="007D7799">
          <w:t xml:space="preserve">The study was conducted online, with participants able to run the experiment in their browser. The experiment was coded using JSPsych, which is a Javascript plugin used specifically for psychology experiments. </w:t>
        </w:r>
      </w:moveFrom>
      <w:moveFromRangeEnd w:id="12"/>
      <w:r>
        <w:t xml:space="preserve">We recruited fifth </w:t>
      </w:r>
      <w:commentRangeEnd w:id="13"/>
      <w:r w:rsidR="009D2C47">
        <w:rPr>
          <w:rStyle w:val="CommentReference"/>
        </w:rPr>
        <w:commentReference w:id="13"/>
      </w:r>
      <w:r>
        <w:t xml:space="preserve">or sixth (foundation) year medical students within the UK. </w:t>
      </w:r>
      <w:moveToRangeStart w:id="15" w:author="Nicholas Yeung" w:date="2024-03-21T10:55:00Z" w:name="move161910959"/>
      <w:moveTo w:id="16" w:author="Nicholas Yeung" w:date="2024-03-21T10:55:00Z">
        <w:del w:id="17" w:author="Nicholas Yeung" w:date="2024-03-21T10:57:00Z">
          <w:r w:rsidR="00931F80" w:rsidDel="009D2C47">
            <w:delText xml:space="preserve">The age ranged between 22-34 (M = 24.2). </w:delText>
          </w:r>
        </w:del>
        <w:r w:rsidR="00931F80">
          <w:t xml:space="preserve">85 medical students completed the study, including 32 males, 52 females and 1 participant who reported as non-binary. </w:t>
        </w:r>
      </w:moveTo>
      <w:ins w:id="18" w:author="Nicholas Yeung" w:date="2024-03-21T10:57:00Z">
        <w:r w:rsidR="009D2C47">
          <w:t xml:space="preserve">Their ages ranged between 22-34 years (M = 24.2). </w:t>
        </w:r>
      </w:ins>
      <w:moveTo w:id="19" w:author="Nicholas Yeung" w:date="2024-03-21T10:55:00Z">
        <w:r w:rsidR="00931F80">
          <w:t xml:space="preserve">Participants were recruited between July 11th 2022 and April 6th 2023. </w:t>
        </w:r>
      </w:moveTo>
      <w:moveToRangeEnd w:id="15"/>
      <w:commentRangeStart w:id="20"/>
      <w:r>
        <w:t xml:space="preserve">The UK Medical Schools Council distributed the study to UK medical students using a mailing list. </w:t>
      </w:r>
      <w:commentRangeEnd w:id="20"/>
      <w:r w:rsidR="00931F80">
        <w:rPr>
          <w:rStyle w:val="CommentReference"/>
        </w:rPr>
        <w:commentReference w:id="20"/>
      </w:r>
      <w:r>
        <w:t xml:space="preserve">Participants were emailed with a study information sheet and a link to access the experiment, where they first provided consent via an anonymous online form. After doing so, the participant provided demographic information (age, gender and years of medical experience). </w:t>
      </w:r>
      <w:moveFromRangeStart w:id="21" w:author="Nicholas Yeung" w:date="2024-03-21T10:55:00Z" w:name="move161910959"/>
      <w:moveFrom w:id="22" w:author="Nicholas Yeung" w:date="2024-03-21T10:55:00Z">
        <w:r w:rsidDel="00931F80">
          <w:t xml:space="preserve">The age ranged between 22-34 (M = 24.2). 85 medical students completed the study, including 32 males, 52 females and 1 participant who reported as non-binary. Participants were recruited between July 11th 2022 and April 6th 2023. </w:t>
        </w:r>
      </w:moveFrom>
      <w:moveFromRangeEnd w:id="21"/>
      <w:moveToRangeStart w:id="23" w:author="Nicholas Yeung" w:date="2024-03-21T10:44:00Z" w:name="move161910305"/>
      <w:moveTo w:id="24" w:author="Nicholas Yeung" w:date="2024-03-21T10:44:00Z">
        <w:r w:rsidR="007D7799">
          <w:t xml:space="preserve">The study was </w:t>
        </w:r>
        <w:r w:rsidR="007D7799">
          <w:lastRenderedPageBreak/>
          <w:t xml:space="preserve">conducted online, with participants able to run the experiment in </w:t>
        </w:r>
        <w:del w:id="25" w:author="Nicholas Yeung" w:date="2024-03-21T10:56:00Z">
          <w:r w:rsidR="007D7799" w:rsidDel="00B867BB">
            <w:delText>their</w:delText>
          </w:r>
        </w:del>
      </w:moveTo>
      <w:ins w:id="26" w:author="Nicholas Yeung" w:date="2024-03-21T10:56:00Z">
        <w:r w:rsidR="00B867BB">
          <w:t>a</w:t>
        </w:r>
      </w:ins>
      <w:moveTo w:id="27" w:author="Nicholas Yeung" w:date="2024-03-21T10:44:00Z">
        <w:r w:rsidR="007D7799">
          <w:t xml:space="preserve"> browser</w:t>
        </w:r>
      </w:moveTo>
      <w:ins w:id="28" w:author="Nicholas Yeung" w:date="2024-03-21T10:56:00Z">
        <w:r w:rsidR="00B867BB">
          <w:t xml:space="preserve"> </w:t>
        </w:r>
        <w:commentRangeStart w:id="29"/>
        <w:r w:rsidR="00B867BB">
          <w:t>on a desktop computer or laptop</w:t>
        </w:r>
        <w:commentRangeEnd w:id="29"/>
        <w:r w:rsidR="00B867BB">
          <w:rPr>
            <w:rStyle w:val="CommentReference"/>
          </w:rPr>
          <w:commentReference w:id="29"/>
        </w:r>
      </w:ins>
      <w:moveTo w:id="30" w:author="Nicholas Yeung" w:date="2024-03-21T10:44:00Z">
        <w:r w:rsidR="007D7799">
          <w:t xml:space="preserve">. The experiment was coded using </w:t>
        </w:r>
      </w:moveTo>
      <w:ins w:id="31" w:author="Nicholas Yeung" w:date="2024-03-21T10:56:00Z">
        <w:r w:rsidR="00B867BB">
          <w:t xml:space="preserve">the </w:t>
        </w:r>
      </w:ins>
      <w:proofErr w:type="spellStart"/>
      <w:moveTo w:id="32" w:author="Nicholas Yeung" w:date="2024-03-21T10:44:00Z">
        <w:r w:rsidR="007D7799">
          <w:t>JSPsych</w:t>
        </w:r>
      </w:moveTo>
      <w:proofErr w:type="spellEnd"/>
      <w:ins w:id="33" w:author="Nicholas Yeung" w:date="2024-03-21T10:56:00Z">
        <w:r w:rsidR="00B867BB">
          <w:t xml:space="preserve"> </w:t>
        </w:r>
      </w:ins>
      <w:moveTo w:id="34" w:author="Nicholas Yeung" w:date="2024-03-21T10:44:00Z">
        <w:del w:id="35" w:author="Nicholas Yeung" w:date="2024-03-21T10:56:00Z">
          <w:r w:rsidR="007D7799" w:rsidDel="00B867BB">
            <w:delText xml:space="preserve">, which is a </w:delText>
          </w:r>
        </w:del>
        <w:proofErr w:type="spellStart"/>
        <w:r w:rsidR="007D7799">
          <w:t>Javascript</w:t>
        </w:r>
        <w:proofErr w:type="spellEnd"/>
        <w:r w:rsidR="007D7799">
          <w:t xml:space="preserve"> plugin</w:t>
        </w:r>
        <w:commentRangeStart w:id="36"/>
        <w:del w:id="37" w:author="Nicholas Yeung" w:date="2024-03-21T10:56:00Z">
          <w:r w:rsidR="007D7799" w:rsidDel="00B867BB">
            <w:delText xml:space="preserve"> used specifically for psychology experiments</w:delText>
          </w:r>
        </w:del>
        <w:r w:rsidR="007D7799">
          <w:t>.</w:t>
        </w:r>
      </w:moveTo>
      <w:moveToRangeEnd w:id="23"/>
      <w:commentRangeEnd w:id="36"/>
      <w:r w:rsidR="00AF5DD5">
        <w:rPr>
          <w:rStyle w:val="CommentReference"/>
        </w:rPr>
        <w:commentReference w:id="36"/>
      </w:r>
    </w:p>
    <w:p w14:paraId="7219C4CD" w14:textId="619FED6C" w:rsidR="0085445D" w:rsidRDefault="0085445D" w:rsidP="00064826">
      <w:pPr>
        <w:spacing w:line="480" w:lineRule="auto"/>
      </w:pPr>
    </w:p>
    <w:p w14:paraId="4F64394D" w14:textId="52F71C7B" w:rsidR="0085445D" w:rsidRDefault="0085445D" w:rsidP="00064826">
      <w:pPr>
        <w:spacing w:line="480" w:lineRule="auto"/>
      </w:pPr>
    </w:p>
    <w:p w14:paraId="6D0C8EE5" w14:textId="77777777" w:rsidR="0085445D" w:rsidRDefault="0085445D"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0A488EF0" w14:textId="77777777" w:rsidR="00F878EC" w:rsidRDefault="00064826" w:rsidP="00F878EC">
      <w:pPr>
        <w:spacing w:line="480" w:lineRule="auto"/>
        <w:rPr>
          <w:ins w:id="38" w:author="Nicholas Yeung" w:date="2024-03-21T11:03:00Z"/>
        </w:rPr>
      </w:pPr>
      <w:r>
        <w:t xml:space="preserve">This study involved </w:t>
      </w:r>
      <w:del w:id="39" w:author="Nicholas Yeung" w:date="2024-03-21T11:00:00Z">
        <w:r w:rsidDel="001850E5">
          <w:delText xml:space="preserve">the usage of </w:delText>
        </w:r>
      </w:del>
      <w:r>
        <w:t>patient vignettes</w:t>
      </w:r>
      <w:ins w:id="40" w:author="Nicholas Yeung" w:date="2024-03-21T11:00:00Z">
        <w:r w:rsidR="001850E5">
          <w:t xml:space="preserve"> </w:t>
        </w:r>
      </w:ins>
      <w:del w:id="41" w:author="Nicholas Yeung" w:date="2024-03-21T11:00:00Z">
        <w:r w:rsidR="000227FE" w:rsidDel="001850E5">
          <w:delText xml:space="preserve">, which </w:delText>
        </w:r>
        <w:r w:rsidDel="001850E5">
          <w:delText xml:space="preserve">are patient </w:delText>
        </w:r>
        <w:r w:rsidR="000227FE" w:rsidDel="001850E5">
          <w:delText>scenarios</w:delText>
        </w:r>
        <w:r w:rsidDel="001850E5">
          <w:delText xml:space="preserve"> </w:delText>
        </w:r>
      </w:del>
      <w:r>
        <w:t xml:space="preserve">that have been adapted from actual past cases. </w:t>
      </w:r>
      <w:moveToRangeStart w:id="42" w:author="Nicholas Yeung" w:date="2024-03-21T11:03:00Z" w:name="move161911412"/>
      <w:moveTo w:id="43" w:author="Nicholas Yeung" w:date="2024-03-21T11:03:00Z">
        <w:r w:rsidR="00F878EC">
          <w:t xml:space="preserve">Our study involved 6 patient cases, each with </w:t>
        </w:r>
        <w:commentRangeStart w:id="44"/>
        <w:r w:rsidR="00F878EC">
          <w:t>a true underlying condition</w:t>
        </w:r>
      </w:moveTo>
      <w:commentRangeEnd w:id="44"/>
      <w:r w:rsidR="00AB40C4">
        <w:rPr>
          <w:rStyle w:val="CommentReference"/>
        </w:rPr>
        <w:commentReference w:id="44"/>
      </w:r>
      <w:moveTo w:id="45" w:author="Nicholas Yeung" w:date="2024-03-21T11:03:00Z">
        <w:r w:rsidR="00F878EC">
          <w:t xml:space="preserve">.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moveTo>
    </w:p>
    <w:p w14:paraId="7EF81A6E" w14:textId="77777777" w:rsidR="00F878EC" w:rsidRDefault="00F878EC" w:rsidP="00F878EC">
      <w:pPr>
        <w:spacing w:line="480" w:lineRule="auto"/>
        <w:rPr>
          <w:moveTo w:id="46" w:author="Nicholas Yeung" w:date="2024-03-21T11:03:00Z"/>
        </w:rPr>
      </w:pPr>
    </w:p>
    <w:moveToRangeEnd w:id="42"/>
    <w:p w14:paraId="6EFC3900" w14:textId="1CA03251" w:rsidR="00064826" w:rsidRDefault="00064826" w:rsidP="00064826">
      <w:pPr>
        <w:spacing w:line="480" w:lineRule="auto"/>
      </w:pPr>
      <w:r>
        <w:t>We adapted scenarios from a bank of patient case</w:t>
      </w:r>
      <w:r w:rsidR="000227FE">
        <w:t>s</w:t>
      </w:r>
      <w:r>
        <w:t xml:space="preserve"> from Friedman (2004). These vignettes were developed by a team of researchers based in the US, meaning that certain medical terms (</w:t>
      </w:r>
      <w:commentRangeStart w:id="47"/>
      <w:r>
        <w:t>e</w:t>
      </w:r>
      <w:ins w:id="48" w:author="Nicholas Yeung" w:date="2024-03-21T11:00:00Z">
        <w:r w:rsidR="00620ED7">
          <w:t>.</w:t>
        </w:r>
      </w:ins>
      <w:r>
        <w:t>g</w:t>
      </w:r>
      <w:ins w:id="49" w:author="Nicholas Yeung" w:date="2024-03-21T11:00:00Z">
        <w:r w:rsidR="00620ED7">
          <w:t>.,</w:t>
        </w:r>
      </w:ins>
      <w:r>
        <w:t xml:space="preserve"> medication names, tests etc</w:t>
      </w:r>
      <w:ins w:id="50" w:author="Nicholas Yeung" w:date="2024-03-21T11:00:00Z">
        <w:r w:rsidR="00620ED7">
          <w:t>.</w:t>
        </w:r>
        <w:commentRangeEnd w:id="47"/>
        <w:r w:rsidR="00620ED7">
          <w:rPr>
            <w:rStyle w:val="CommentReference"/>
          </w:rPr>
          <w:commentReference w:id="47"/>
        </w:r>
      </w:ins>
      <w:r>
        <w:t xml:space="preserve">) had to be ‘translated’ into the vernacular used by doctors based in the UK. This 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20AE032E" w:rsidR="00064826" w:rsidDel="00F878EC" w:rsidRDefault="00064826" w:rsidP="00064826">
      <w:pPr>
        <w:spacing w:line="480" w:lineRule="auto"/>
        <w:rPr>
          <w:moveFrom w:id="51" w:author="Nicholas Yeung" w:date="2024-03-21T11:03:00Z"/>
        </w:rPr>
      </w:pPr>
      <w:moveFromRangeStart w:id="52" w:author="Nicholas Yeung" w:date="2024-03-21T11:03:00Z" w:name="move161911412"/>
      <w:moveFrom w:id="53" w:author="Nicholas Yeung" w:date="2024-03-21T11:03:00Z">
        <w:r w:rsidDel="00F878EC">
          <w:t xml:space="preserve">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moveFrom>
    </w:p>
    <w:moveFromRangeEnd w:id="52"/>
    <w:p w14:paraId="0A05B9B0" w14:textId="77777777" w:rsidR="00064826" w:rsidRDefault="00064826" w:rsidP="00064826">
      <w:pPr>
        <w:spacing w:line="480" w:lineRule="auto"/>
      </w:pPr>
    </w:p>
    <w:p w14:paraId="18B15BBF" w14:textId="77777777" w:rsidR="00064826" w:rsidRDefault="00064826" w:rsidP="00064826">
      <w:pPr>
        <w:spacing w:line="480" w:lineRule="auto"/>
        <w:rPr>
          <w:ins w:id="54" w:author="Nicholas Yeung" w:date="2024-03-21T11:04:00Z"/>
          <w:b/>
          <w:bCs/>
        </w:rPr>
      </w:pPr>
      <w:r w:rsidRPr="00064826">
        <w:rPr>
          <w:b/>
          <w:bCs/>
        </w:rPr>
        <w:t>Procedure</w:t>
      </w:r>
    </w:p>
    <w:p w14:paraId="26030194" w14:textId="6DAF6787" w:rsidR="00320AB6" w:rsidRDefault="00320AB6" w:rsidP="00320AB6">
      <w:pPr>
        <w:spacing w:line="480" w:lineRule="auto"/>
        <w:rPr>
          <w:moveTo w:id="55" w:author="Nicholas Yeung" w:date="2024-03-21T11:04:00Z"/>
        </w:rPr>
      </w:pPr>
      <w:moveToRangeStart w:id="56" w:author="Nicholas Yeung" w:date="2024-03-21T11:04:00Z" w:name="move161911478"/>
      <w:moveTo w:id="57" w:author="Nicholas Yeung" w:date="2024-03-21T11:04:00Z">
        <w:r>
          <w:t>The goal of the task was to determine a diagnosis, or set of diagnoses, for each presented patient</w:t>
        </w:r>
      </w:moveTo>
      <w:ins w:id="58" w:author="Nicholas Yeung" w:date="2024-03-21T11:04:00Z">
        <w:r w:rsidR="00B0161B">
          <w:t xml:space="preserve"> </w:t>
        </w:r>
        <w:commentRangeStart w:id="59"/>
        <w:r w:rsidR="00B0161B">
          <w:t>(Figure 1)</w:t>
        </w:r>
      </w:ins>
      <w:commentRangeEnd w:id="59"/>
      <w:ins w:id="60" w:author="Nicholas Yeung" w:date="2024-03-21T11:05:00Z">
        <w:r w:rsidR="00555BD1">
          <w:rPr>
            <w:rStyle w:val="CommentReference"/>
          </w:rPr>
          <w:commentReference w:id="59"/>
        </w:r>
      </w:ins>
      <w:moveTo w:id="61" w:author="Nicholas Yeung" w:date="2024-03-21T11:04:00Z">
        <w: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et al (2019).</w:t>
        </w:r>
      </w:moveTo>
    </w:p>
    <w:p w14:paraId="5C603F37" w14:textId="77777777" w:rsidR="00320AB6" w:rsidRDefault="00320AB6" w:rsidP="00320AB6">
      <w:pPr>
        <w:spacing w:line="480" w:lineRule="auto"/>
        <w:rPr>
          <w:moveTo w:id="62" w:author="Nicholas Yeung" w:date="2024-03-21T11:04:00Z"/>
        </w:rPr>
      </w:pPr>
    </w:p>
    <w:moveToRangeEnd w:id="56"/>
    <w:p w14:paraId="021CB8A9" w14:textId="77777777" w:rsidR="00320AB6" w:rsidRPr="00064826" w:rsidRDefault="00320AB6" w:rsidP="00064826">
      <w:pPr>
        <w:spacing w:line="480" w:lineRule="auto"/>
        <w:rPr>
          <w:b/>
          <w:bCs/>
        </w:rPr>
      </w:pPr>
    </w:p>
    <w:p w14:paraId="67197AD0" w14:textId="37637C53" w:rsidR="00064826" w:rsidRDefault="000227FE" w:rsidP="00064826">
      <w:pPr>
        <w:spacing w:line="480" w:lineRule="auto"/>
      </w:pPr>
      <w:r>
        <w:rPr>
          <w:noProof/>
        </w:rPr>
        <w:drawing>
          <wp:inline distT="0" distB="0" distL="0" distR="0" wp14:anchorId="7EA54115" wp14:editId="1D7ACDEC">
            <wp:extent cx="5727700" cy="2449195"/>
            <wp:effectExtent l="0" t="0" r="0" b="1905"/>
            <wp:docPr id="17" name="Picture 17"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atient's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449195"/>
                    </a:xfrm>
                    <a:prstGeom prst="rect">
                      <a:avLst/>
                    </a:prstGeom>
                  </pic:spPr>
                </pic:pic>
              </a:graphicData>
            </a:graphic>
          </wp:inline>
        </w:drawing>
      </w:r>
    </w:p>
    <w:p w14:paraId="523E4210" w14:textId="7BE95D9C" w:rsidR="000227FE" w:rsidRDefault="000227FE" w:rsidP="00064826">
      <w:pPr>
        <w:spacing w:line="480" w:lineRule="auto"/>
      </w:pPr>
    </w:p>
    <w:p w14:paraId="42B9156B" w14:textId="4864E11A" w:rsidR="00C77D40" w:rsidRPr="00C77D40" w:rsidRDefault="00C77D40" w:rsidP="00064826">
      <w:pPr>
        <w:spacing w:line="480" w:lineRule="auto"/>
        <w:rPr>
          <w:i/>
          <w:iCs/>
        </w:rPr>
      </w:pPr>
      <w:commentRangeStart w:id="63"/>
      <w:r>
        <w:rPr>
          <w:i/>
          <w:iCs/>
        </w:rPr>
        <w:t xml:space="preserve">Figure 1: </w:t>
      </w:r>
      <w:commentRangeEnd w:id="63"/>
      <w:r w:rsidR="002C1370">
        <w:rPr>
          <w:rStyle w:val="CommentReference"/>
        </w:rPr>
        <w:commentReference w:id="63"/>
      </w:r>
      <w:r>
        <w:rPr>
          <w:i/>
          <w:iCs/>
        </w:rPr>
        <w:t xml:space="preserve">Paradigm of Study 1, showing the procedure for a single patient case. For Study 2, the procedure is very similar but excludes the ‘Indicate Differentials’ stage. </w:t>
      </w:r>
    </w:p>
    <w:p w14:paraId="722FA156" w14:textId="77777777" w:rsidR="00C77D40" w:rsidRDefault="00C77D40" w:rsidP="00064826">
      <w:pPr>
        <w:spacing w:line="480" w:lineRule="auto"/>
      </w:pPr>
    </w:p>
    <w:p w14:paraId="79667BB1" w14:textId="035C74EF" w:rsidR="000227FE" w:rsidDel="00320AB6" w:rsidRDefault="000227FE" w:rsidP="00064826">
      <w:pPr>
        <w:spacing w:line="480" w:lineRule="auto"/>
        <w:rPr>
          <w:moveFrom w:id="64" w:author="Nicholas Yeung" w:date="2024-03-21T11:04:00Z"/>
        </w:rPr>
      </w:pPr>
      <w:moveFromRangeStart w:id="65" w:author="Nicholas Yeung" w:date="2024-03-21T11:04:00Z" w:name="move161911478"/>
      <w:commentRangeStart w:id="66"/>
      <w:moveFrom w:id="67" w:author="Nicholas Yeung" w:date="2024-03-21T11:04:00Z">
        <w:r w:rsidDel="00320AB6">
          <w:t>The goal of the task was to determine a diagnosis, or set of diagnoses, for each presented patient.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Kämmer et al (2019).</w:t>
        </w:r>
      </w:moveFrom>
    </w:p>
    <w:p w14:paraId="2326EEE6" w14:textId="0CFE9A4B" w:rsidR="000227FE" w:rsidDel="00320AB6" w:rsidRDefault="000227FE" w:rsidP="00064826">
      <w:pPr>
        <w:spacing w:line="480" w:lineRule="auto"/>
        <w:rPr>
          <w:moveFrom w:id="68" w:author="Nicholas Yeung" w:date="2024-03-21T11:04:00Z"/>
        </w:rPr>
      </w:pPr>
    </w:p>
    <w:moveFromRangeEnd w:id="65"/>
    <w:p w14:paraId="1DCFE162" w14:textId="35C21AB7" w:rsidR="00A35867" w:rsidRDefault="00064826" w:rsidP="00064826">
      <w:pPr>
        <w:spacing w:line="480" w:lineRule="auto"/>
      </w:pPr>
      <w:r>
        <w:t xml:space="preserve">The procedure of a single </w:t>
      </w:r>
      <w:commentRangeEnd w:id="66"/>
      <w:r w:rsidR="00A36ECD">
        <w:rPr>
          <w:rStyle w:val="CommentReference"/>
        </w:rPr>
        <w:commentReference w:id="66"/>
      </w:r>
      <w:r>
        <w:t xml:space="preserve">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w:t>
      </w:r>
      <w:r w:rsidR="000227FE">
        <w:t>cases</w:t>
      </w:r>
      <w:r>
        <w:t xml:space="preserve">.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w:t>
      </w:r>
      <w:r>
        <w:lastRenderedPageBreak/>
        <w:t xml:space="preserve">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w:t>
      </w:r>
      <w:commentRangeStart w:id="69"/>
      <w:r>
        <w:t xml:space="preserve">. </w:t>
      </w:r>
      <w:commentRangeEnd w:id="69"/>
      <w:r w:rsidR="00B05105">
        <w:rPr>
          <w:rStyle w:val="CommentReference"/>
        </w:rPr>
        <w:commentReference w:id="69"/>
      </w:r>
    </w:p>
    <w:p w14:paraId="45822B81" w14:textId="77777777" w:rsidR="00A35867" w:rsidRDefault="00A35867" w:rsidP="00064826">
      <w:pPr>
        <w:spacing w:line="480" w:lineRule="auto"/>
      </w:pPr>
    </w:p>
    <w:p w14:paraId="578961E4" w14:textId="7287B432"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r>
        <w:lastRenderedPageBreak/>
        <w:t xml:space="preserve">At any point, the participant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w:t>
      </w:r>
      <w:commentRangeStart w:id="70"/>
      <w:commentRangeStart w:id="71"/>
      <w:r>
        <w:t xml:space="preserve">. </w:t>
      </w:r>
      <w:commentRangeEnd w:id="70"/>
      <w:r w:rsidR="00355D82">
        <w:rPr>
          <w:rStyle w:val="CommentReference"/>
        </w:rPr>
        <w:commentReference w:id="70"/>
      </w:r>
      <w:commentRangeEnd w:id="71"/>
      <w:r w:rsidR="004522B1">
        <w:rPr>
          <w:rStyle w:val="CommentReference"/>
        </w:rPr>
        <w:commentReference w:id="71"/>
      </w:r>
    </w:p>
    <w:p w14:paraId="6757C2EE" w14:textId="77777777" w:rsidR="0065216E" w:rsidRDefault="0065216E" w:rsidP="00064826">
      <w:pPr>
        <w:spacing w:line="480" w:lineRule="auto"/>
      </w:pPr>
    </w:p>
    <w:p w14:paraId="7D8C206F" w14:textId="509C3720" w:rsidR="00064826" w:rsidRDefault="00064826" w:rsidP="00064826">
      <w:pPr>
        <w:spacing w:line="480" w:lineRule="auto"/>
      </w:pPr>
      <w:r>
        <w:t>Participants are asked to carefully consider which differentials they have in mind in light of the new set of information they have received. Even at the last information stage, participants can report multiple differentials</w:t>
      </w:r>
      <w:r w:rsidR="000227FE">
        <w:t xml:space="preserve">. </w:t>
      </w:r>
      <w:r>
        <w:t xml:space="preserve">Participants are not penalised for reporting a wide set of differentials at any stage. </w:t>
      </w:r>
    </w:p>
    <w:p w14:paraId="03C54501" w14:textId="77777777" w:rsidR="00064826" w:rsidRDefault="00064826" w:rsidP="00064826">
      <w:pPr>
        <w:spacing w:line="480" w:lineRule="auto"/>
      </w:pPr>
    </w:p>
    <w:p w14:paraId="09F9E74C" w14:textId="3709B47D"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w:t>
      </w:r>
      <w:r>
        <w:lastRenderedPageBreak/>
        <w:t xml:space="preserve">are complete, participants report how difficult they found it to determine a diagnosis for that case, on a scale from 1 (trivial) to 10 (impossible). At the end of all six patient cases, participants are told the true underlying conditions for all the patients. </w:t>
      </w:r>
    </w:p>
    <w:p w14:paraId="0A5DF069" w14:textId="50DCAD2E" w:rsidR="00C77D40" w:rsidRDefault="00C77D40" w:rsidP="00064826">
      <w:pPr>
        <w:spacing w:line="480" w:lineRule="auto"/>
      </w:pPr>
    </w:p>
    <w:p w14:paraId="3CECB107" w14:textId="5F5021EC" w:rsidR="00C77D40" w:rsidRDefault="00C77D40" w:rsidP="00064826">
      <w:pPr>
        <w:spacing w:line="480" w:lineRule="auto"/>
      </w:pPr>
    </w:p>
    <w:p w14:paraId="20324669" w14:textId="43C3DE4B" w:rsidR="00C77D40" w:rsidRDefault="00C77D40" w:rsidP="00064826">
      <w:pPr>
        <w:spacing w:line="480" w:lineRule="auto"/>
      </w:pP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0BC64FE7" w14:textId="77777777" w:rsidR="00064826" w:rsidRDefault="00064826" w:rsidP="00064826">
      <w:pPr>
        <w:spacing w:line="480" w:lineRule="auto"/>
      </w:pPr>
      <w:commentRangeStart w:id="72"/>
      <w:r>
        <w:t xml:space="preserve">Responses were coded for correctness </w:t>
      </w:r>
      <w:commentRangeEnd w:id="72"/>
      <w:r w:rsidR="00A71163">
        <w:rPr>
          <w:rStyle w:val="CommentReference"/>
        </w:rPr>
        <w:commentReference w:id="72"/>
      </w:r>
      <w:r>
        <w:t>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lastRenderedPageBreak/>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commentRangeStart w:id="73"/>
      <w:r>
        <w:t>There are a number of key dependent variables that we are able to derive from our data:</w:t>
      </w:r>
      <w:commentRangeEnd w:id="73"/>
      <w:r w:rsidR="006F1B97">
        <w:rPr>
          <w:rStyle w:val="CommentReference"/>
        </w:rPr>
        <w:commentReference w:id="73"/>
      </w:r>
    </w:p>
    <w:p w14:paraId="37C02D0B" w14:textId="77777777" w:rsidR="00FC39D5" w:rsidRDefault="00FC39D5" w:rsidP="00FC39D5">
      <w:pPr>
        <w:spacing w:line="480" w:lineRule="auto"/>
        <w:rPr>
          <w:ins w:id="74" w:author="Nicholas Yeung" w:date="2024-03-21T11:22:00Z"/>
        </w:rPr>
      </w:pPr>
      <w:ins w:id="75" w:author="Nicholas Yeung" w:date="2024-03-21T11:22:00Z">
        <w:r>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w:t>
        </w:r>
        <w:commentRangeStart w:id="76"/>
        <w:r>
          <w:t>This means that accuracy ranges from 1-10 when a correct differential is included and has a value of 0 when a correct differentials is not included.</w:t>
        </w:r>
      </w:ins>
      <w:commentRangeEnd w:id="76"/>
      <w:ins w:id="77" w:author="Nicholas Yeung" w:date="2024-03-21T11:24:00Z">
        <w:r w:rsidR="001E7BE6">
          <w:rPr>
            <w:rStyle w:val="CommentReference"/>
          </w:rPr>
          <w:commentReference w:id="76"/>
        </w:r>
      </w:ins>
      <w:ins w:id="78" w:author="Nicholas Yeung" w:date="2024-03-21T11:22:00Z">
        <w:r>
          <w:t xml:space="preserve"> If multiple differentials that are considered correct were provided, then the likelihood value of closest differential to the true condition was used.</w:t>
        </w:r>
      </w:ins>
    </w:p>
    <w:p w14:paraId="45B2DE6B" w14:textId="77777777" w:rsidR="00064826" w:rsidRDefault="00064826" w:rsidP="00064826">
      <w:pPr>
        <w:spacing w:line="480" w:lineRule="auto"/>
      </w:pPr>
      <w:r>
        <w:t>•</w:t>
      </w:r>
      <w:r>
        <w:tab/>
      </w:r>
      <w:r w:rsidRPr="00064826">
        <w:rPr>
          <w:b/>
          <w:bCs/>
        </w:rPr>
        <w:t>Confidence:</w:t>
      </w:r>
      <w:r w:rsidRPr="00064826">
        <w:t xml:space="preserve"> </w:t>
      </w:r>
      <w:commentRangeStart w:id="79"/>
      <w:r>
        <w:t>the reported confidence at each information stage</w:t>
      </w:r>
      <w:commentRangeEnd w:id="79"/>
      <w:r w:rsidR="00CA1E56">
        <w:rPr>
          <w:rStyle w:val="CommentReference"/>
        </w:rPr>
        <w:commentReference w:id="79"/>
      </w:r>
      <w:r>
        <w:t xml:space="preserv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w:t>
      </w:r>
      <w:r>
        <w:lastRenderedPageBreak/>
        <w:t xml:space="preserve">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74E7ACE5" w:rsidR="00064826" w:rsidDel="006F1B97" w:rsidRDefault="00064826" w:rsidP="00064826">
      <w:pPr>
        <w:spacing w:line="480" w:lineRule="auto"/>
        <w:rPr>
          <w:del w:id="80" w:author="Nicholas Yeung" w:date="2024-03-21T11:22:00Z"/>
        </w:rPr>
      </w:pPr>
      <w:del w:id="81" w:author="Nicholas Yeung" w:date="2024-03-21T11:22:00Z">
        <w:r w:rsidDel="006F1B97">
          <w:delText>•</w:delText>
        </w:r>
        <w:r w:rsidDel="006F1B97">
          <w:tab/>
        </w:r>
        <w:r w:rsidRPr="00064826" w:rsidDel="006F1B97">
          <w:rPr>
            <w:b/>
            <w:bCs/>
          </w:rPr>
          <w:delText>Accuracy:</w:delText>
        </w:r>
        <w:r w:rsidDel="006F1B97">
          <w:delTex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delText>
        </w:r>
        <w:r w:rsidR="000C7E67" w:rsidDel="006F1B97">
          <w:delText>If multiple differentials that are considered correct were provided, then the likelihood value of closest differential to the true condition was used.</w:delText>
        </w:r>
      </w:del>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2C692E5C" w:rsidR="00064826" w:rsidRDefault="00064826" w:rsidP="00064826">
      <w:pPr>
        <w:spacing w:line="480" w:lineRule="auto"/>
      </w:pPr>
      <w:commentRangeStart w:id="82"/>
      <w:r>
        <w:t>•</w:t>
      </w:r>
      <w:r>
        <w:tab/>
      </w:r>
      <w:r w:rsidRPr="00064826">
        <w:rPr>
          <w:b/>
          <w:bCs/>
        </w:rPr>
        <w:t>Information Seeking Variance:</w:t>
      </w:r>
      <w:commentRangeStart w:id="83"/>
      <w:r>
        <w:t xml:space="preserve"> </w:t>
      </w:r>
      <w:commentRangeEnd w:id="83"/>
      <w:r w:rsidR="006F43CB">
        <w:rPr>
          <w:rStyle w:val="CommentReference"/>
        </w:rPr>
        <w:commentReference w:id="83"/>
      </w:r>
      <w:r>
        <w:t xml:space="preserve">We compute a vector of length 29, which is made up </w:t>
      </w:r>
      <w:commentRangeEnd w:id="82"/>
      <w:r w:rsidR="00210DCE">
        <w:rPr>
          <w:rStyle w:val="CommentReference"/>
        </w:rPr>
        <w:commentReference w:id="82"/>
      </w:r>
      <w:r>
        <w:t xml:space="preserve">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due to it being well suited specifically for binary data, as well as its increased weighting on discordant pairs (</w:t>
      </w:r>
      <w:proofErr w:type="spellStart"/>
      <w:r w:rsidR="00122179">
        <w:t>ie</w:t>
      </w:r>
      <w:proofErr w:type="spellEnd"/>
      <w:r w:rsidR="00122179">
        <w:t xml:space="preserve"> a piece of information being sought by one participant but not sought by another). </w:t>
      </w:r>
      <w:r>
        <w:t xml:space="preserve"> The computation of all pairwise distances produces a 6 x 6 matrix where each trial is given a distance</w:t>
      </w:r>
      <w:r w:rsidR="001A1598">
        <w:t>/dissimilarity</w:t>
      </w:r>
      <w:r>
        <w:t xml:space="preserve"> value relative to every other trial. A lower distance value between two </w:t>
      </w:r>
      <w:r>
        <w:lastRenderedPageBreak/>
        <w:t xml:space="preserve">trials indicates that the information sought on those trials are more similar to one another. In order to look at the similarity of information seeking across all six trials, we compute the </w:t>
      </w:r>
      <w:r w:rsidR="001A1598">
        <w:t xml:space="preserve">mean distance </w:t>
      </w:r>
      <w:r>
        <w:t xml:space="preserve">of the participant’s </w:t>
      </w:r>
      <w:r w:rsidR="001A1598">
        <w:t>cosine</w:t>
      </w:r>
      <w:r>
        <w:t xml:space="preserve"> distances. A lower </w:t>
      </w:r>
      <w:r w:rsidR="001A1598">
        <w:t xml:space="preserve">mean </w:t>
      </w:r>
      <w:r>
        <w:t>value indicates that participants seek similar information across the cases whilst a higher value indicates that information seeking is varied more by case.</w:t>
      </w:r>
    </w:p>
    <w:p w14:paraId="518A8705" w14:textId="647217E7" w:rsidR="00064826" w:rsidRDefault="00064826" w:rsidP="00064826">
      <w:pPr>
        <w:spacing w:line="480" w:lineRule="auto"/>
      </w:pPr>
      <w:r>
        <w:t>•</w:t>
      </w:r>
      <w:r>
        <w:tab/>
      </w:r>
      <w:r w:rsidRPr="00064826">
        <w:rPr>
          <w:b/>
          <w:bCs/>
        </w:rPr>
        <w:t xml:space="preserve">Information Seeking Value: </w:t>
      </w:r>
      <w:r>
        <w:t xml:space="preserve">We </w:t>
      </w:r>
      <w:r w:rsidR="005D6082">
        <w:t>sought to</w:t>
      </w:r>
      <w:r>
        <w:t xml:space="preserve">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16C25226" w14:textId="079D1E87" w:rsidR="00561AC0" w:rsidRDefault="00561AC0" w:rsidP="00064826">
      <w:pPr>
        <w:spacing w:line="480" w:lineRule="auto"/>
        <w:rPr>
          <w:b/>
          <w:bCs/>
        </w:rPr>
      </w:pPr>
    </w:p>
    <w:p w14:paraId="31A8E0BC" w14:textId="685C58DE" w:rsidR="00561AC0" w:rsidRPr="00561AC0" w:rsidRDefault="00561AC0"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w:t>
      </w:r>
      <w:r>
        <w:lastRenderedPageBreak/>
        <w:t xml:space="preserve">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w:t>
      </w:r>
    </w:p>
    <w:p w14:paraId="27786C92" w14:textId="77777777" w:rsidR="00561AC0" w:rsidRPr="00064826" w:rsidRDefault="00561AC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28DF3BCF" w14:textId="3599B3AE" w:rsidR="00064826" w:rsidRPr="00D14385" w:rsidRDefault="00064826" w:rsidP="00064826">
      <w:pPr>
        <w:spacing w:line="480" w:lineRule="auto"/>
        <w:rPr>
          <w:b/>
          <w:bCs/>
        </w:rPr>
      </w:pPr>
      <w:commentRangeStart w:id="84"/>
      <w:commentRangeStart w:id="85"/>
      <w:r w:rsidRPr="00064826">
        <w:rPr>
          <w:b/>
          <w:bCs/>
        </w:rPr>
        <w:t>Overall Performance</w:t>
      </w:r>
      <w:commentRangeEnd w:id="84"/>
      <w:r w:rsidR="004704C3">
        <w:rPr>
          <w:rStyle w:val="CommentReference"/>
        </w:rPr>
        <w:commentReference w:id="84"/>
      </w:r>
      <w:commentRangeEnd w:id="85"/>
      <w:r w:rsidR="000C3FEC">
        <w:rPr>
          <w:rStyle w:val="CommentReference"/>
        </w:rPr>
        <w:commentReference w:id="85"/>
      </w:r>
    </w:p>
    <w:p w14:paraId="17064713" w14:textId="79D03003"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w:t>
      </w:r>
      <w:r w:rsidR="000227FE">
        <w:t xml:space="preserve">overall </w:t>
      </w:r>
      <w:r>
        <w:t xml:space="preserve">not highly confident to treat the presented patients. </w:t>
      </w:r>
      <w:commentRangeStart w:id="86"/>
      <w:r>
        <w:t>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commentRangeEnd w:id="86"/>
      <w:r w:rsidR="0086797E">
        <w:rPr>
          <w:rStyle w:val="CommentReference"/>
        </w:rPr>
        <w:commentReference w:id="86"/>
      </w:r>
    </w:p>
    <w:p w14:paraId="66E15354" w14:textId="77777777" w:rsidR="00064826" w:rsidRDefault="00064826" w:rsidP="00064826">
      <w:pPr>
        <w:spacing w:line="480" w:lineRule="auto"/>
      </w:pPr>
    </w:p>
    <w:p w14:paraId="6D46BCE4" w14:textId="2987013B" w:rsidR="00064826" w:rsidRDefault="00064826" w:rsidP="00064826">
      <w:pPr>
        <w:spacing w:line="480" w:lineRule="auto"/>
      </w:pPr>
      <w:commentRangeStart w:id="87"/>
      <w:r>
        <w:t>We now report the proportion of trials where participants include a correct differential within their set of differentials (henceforth referred to as Differential Accuracy).</w:t>
      </w:r>
      <w:commentRangeEnd w:id="87"/>
      <w:r w:rsidR="002D05F2">
        <w:rPr>
          <w:rStyle w:val="CommentReference"/>
        </w:rPr>
        <w:commentReference w:id="87"/>
      </w:r>
      <w:r>
        <w:t xml:space="preserve"> </w:t>
      </w:r>
      <w:commentRangeStart w:id="88"/>
      <w:commentRangeStart w:id="89"/>
      <w:r>
        <w:t xml:space="preserve">Participants </w:t>
      </w:r>
      <w:r>
        <w:lastRenderedPageBreak/>
        <w:t>increased their Differential Accuracy overall with more information (F(2, 128) = 59.52, η</w:t>
      </w:r>
      <w:r w:rsidRPr="000227FE">
        <w:rPr>
          <w:vertAlign w:val="superscript"/>
        </w:rPr>
        <w:t>2</w:t>
      </w:r>
      <w:r w:rsidRPr="000227FE">
        <w:rPr>
          <w:vertAlign w:val="subscript"/>
        </w:rPr>
        <w:t>G</w:t>
      </w:r>
      <w:r>
        <w:t xml:space="preserve"> = .08, p &lt; .001).</w:t>
      </w:r>
      <w:commentRangeEnd w:id="88"/>
      <w:r w:rsidR="00CA41AC">
        <w:rPr>
          <w:rStyle w:val="CommentReference"/>
        </w:rPr>
        <w:commentReference w:id="88"/>
      </w:r>
      <w:commentRangeEnd w:id="89"/>
      <w:r w:rsidR="00CA41AC">
        <w:rPr>
          <w:rStyle w:val="CommentReference"/>
        </w:rPr>
        <w:commentReference w:id="89"/>
      </w:r>
      <w:r>
        <w:t xml:space="preserve"> Participants had lower Differential Accuracy during the Patient History stage (M = 0.54, SD = 0.23) than during the Physical Examination (M = 0.66, SD = 0.22) and Testing stages (M = 0.69, SD = 0.21). </w:t>
      </w:r>
    </w:p>
    <w:p w14:paraId="3B46F4F3" w14:textId="77777777" w:rsidR="000227FE" w:rsidRDefault="000227FE" w:rsidP="00064826">
      <w:pPr>
        <w:spacing w:line="480" w:lineRule="auto"/>
      </w:pP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9E09987" w:rsidR="00064826" w:rsidRDefault="00064826" w:rsidP="00064826">
      <w:pPr>
        <w:spacing w:line="480" w:lineRule="auto"/>
      </w:pPr>
    </w:p>
    <w:p w14:paraId="686EC8E6" w14:textId="01951D36" w:rsidR="00C77D40" w:rsidRPr="00C77D40" w:rsidRDefault="00C77D40" w:rsidP="00064826">
      <w:pPr>
        <w:spacing w:line="480" w:lineRule="auto"/>
        <w:rPr>
          <w:i/>
          <w:iCs/>
        </w:rPr>
      </w:pPr>
      <w:r w:rsidRPr="00C77D40">
        <w:rPr>
          <w:i/>
          <w:iCs/>
        </w:rPr>
        <w:t>Table 1: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5ABD597A">
            <wp:extent cx="5458047" cy="3100853"/>
            <wp:effectExtent l="0" t="0" r="3175"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12" cstate="print">
                      <a:extLst>
                        <a:ext uri="{28A0092B-C50C-407E-A947-70E740481C1C}">
                          <a14:useLocalDpi xmlns:a14="http://schemas.microsoft.com/office/drawing/2010/main" val="0"/>
                        </a:ext>
                      </a:extLst>
                    </a:blip>
                    <a:srcRect t="8492"/>
                    <a:stretch/>
                  </pic:blipFill>
                  <pic:spPr bwMode="auto">
                    <a:xfrm>
                      <a:off x="0" y="0"/>
                      <a:ext cx="5488419" cy="3118108"/>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6ABFA61D" w:rsidR="00064826" w:rsidRPr="00C77D40" w:rsidRDefault="00C77D40" w:rsidP="00064826">
      <w:pPr>
        <w:spacing w:line="480" w:lineRule="auto"/>
        <w:rPr>
          <w:i/>
          <w:iCs/>
        </w:rPr>
      </w:pPr>
      <w:r w:rsidRPr="00C77D40">
        <w:rPr>
          <w:i/>
          <w:iCs/>
        </w:rPr>
        <w:lastRenderedPageBreak/>
        <w:t xml:space="preserve">Figure 2: Graph showing Accuracy (black), Confidence (green) and Differential Accuracy (red) at each of the three information stages. </w:t>
      </w:r>
      <w:commentRangeStart w:id="90"/>
      <w:r w:rsidRPr="00C77D40">
        <w:rPr>
          <w:i/>
          <w:iCs/>
        </w:rPr>
        <w:t>Differential Accuracy values are divided by 10, and Confidence values are divided by 100 such that all variables are between 0 and 1 for visualisation purposes here.</w:t>
      </w:r>
      <w:commentRangeEnd w:id="90"/>
      <w:r w:rsidR="009D01D0">
        <w:rPr>
          <w:rStyle w:val="CommentReference"/>
        </w:rPr>
        <w:commentReference w:id="90"/>
      </w:r>
      <w:r w:rsidRPr="00C77D40">
        <w:rPr>
          <w:i/>
          <w:iCs/>
        </w:rPr>
        <w:t xml:space="preserve"> </w:t>
      </w:r>
    </w:p>
    <w:p w14:paraId="003CC2E3" w14:textId="77777777" w:rsidR="00C77D40" w:rsidRDefault="00C77D40" w:rsidP="00064826">
      <w:pPr>
        <w:spacing w:line="480" w:lineRule="auto"/>
      </w:pPr>
    </w:p>
    <w:p w14:paraId="5877ACC4" w14:textId="5554A157" w:rsidR="00064826" w:rsidRDefault="00064826" w:rsidP="00064826">
      <w:pPr>
        <w:spacing w:line="480" w:lineRule="auto"/>
      </w:pPr>
      <w:r>
        <w:t>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w:t>
      </w:r>
      <w:r w:rsidR="000227FE">
        <w:t xml:space="preserve"> We </w:t>
      </w:r>
      <w:r>
        <w:t>find that confidence is fairly well calibrated to objective performance except for a slight deviation between the two during the Testing stag</w:t>
      </w:r>
      <w:r w:rsidR="000227FE">
        <w:t>e</w:t>
      </w:r>
      <w:r>
        <w:t xml:space="preserve">. This could imply that past findings on </w:t>
      </w:r>
      <w:r w:rsidR="000227FE">
        <w:t xml:space="preserve">the </w:t>
      </w:r>
      <w:r>
        <w:t xml:space="preserve">miscalibration of confidence </w:t>
      </w:r>
      <w:r w:rsidR="000227FE">
        <w:t>are</w:t>
      </w:r>
      <w:r>
        <w:t xml:space="preserve"> dependent on how objective performance is operationalised</w:t>
      </w:r>
      <w:commentRangeStart w:id="91"/>
      <w:commentRangeStart w:id="92"/>
      <w:r>
        <w:t xml:space="preserve">. </w:t>
      </w:r>
      <w:commentRangeEnd w:id="91"/>
      <w:r w:rsidR="004B4AA3">
        <w:rPr>
          <w:rStyle w:val="CommentReference"/>
        </w:rPr>
        <w:commentReference w:id="91"/>
      </w:r>
      <w:commentRangeEnd w:id="92"/>
      <w:r w:rsidR="004B4AA3">
        <w:rPr>
          <w:rStyle w:val="CommentReference"/>
        </w:rPr>
        <w:commentReference w:id="92"/>
      </w:r>
    </w:p>
    <w:p w14:paraId="14B9D8ED" w14:textId="77777777" w:rsidR="000227FE" w:rsidRDefault="000227FE"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6C9AFB33" w:rsidR="00064826" w:rsidRDefault="00064826" w:rsidP="00064826">
      <w:pPr>
        <w:spacing w:line="480" w:lineRule="auto"/>
      </w:pPr>
      <w:r>
        <w:t>Using information seeking data, we sought to identify if differences in information seeking patterns were predictive of differences in diagnostic accuracy on this task</w:t>
      </w:r>
      <w:commentRangeStart w:id="93"/>
      <w:commentRangeStart w:id="94"/>
      <w:commentRangeStart w:id="95"/>
      <w:r>
        <w:t xml:space="preserve">. </w:t>
      </w:r>
      <w:commentRangeEnd w:id="93"/>
      <w:r w:rsidR="007F0FAB">
        <w:rPr>
          <w:rStyle w:val="CommentReference"/>
        </w:rPr>
        <w:commentReference w:id="93"/>
      </w:r>
      <w:commentRangeEnd w:id="94"/>
      <w:r w:rsidR="008B59AA">
        <w:rPr>
          <w:rStyle w:val="CommentReference"/>
        </w:rPr>
        <w:commentReference w:id="94"/>
      </w:r>
      <w:commentRangeEnd w:id="95"/>
      <w:r w:rsidR="001C27B3">
        <w:rPr>
          <w:rStyle w:val="CommentReference"/>
        </w:rPr>
        <w:commentReference w:id="95"/>
      </w:r>
      <w:r>
        <w:t xml:space="preserve">To investigate the differences in information seeking, we first trained a binary classification algorithm using a generalised logistic regression model to predict accuracy. We aimed to identify if </w:t>
      </w:r>
      <w:r>
        <w:lastRenderedPageBreak/>
        <w:t xml:space="preserve">participants of different diagnostic ability on this task exhibited differences in information seeking. To do this, we first split all trials into high and low </w:t>
      </w:r>
      <w:commentRangeStart w:id="96"/>
      <w:del w:id="97" w:author="Nicholas Yeung" w:date="2024-03-21T12:33:00Z">
        <w:r w:rsidDel="0088644B">
          <w:delText xml:space="preserve">ability </w:delText>
        </w:r>
      </w:del>
      <w:ins w:id="98" w:author="Nicholas Yeung" w:date="2024-03-21T12:33:00Z">
        <w:r w:rsidR="0088644B">
          <w:t xml:space="preserve">accuracy </w:t>
        </w:r>
      </w:ins>
      <w:commentRangeEnd w:id="96"/>
      <w:ins w:id="99" w:author="Nicholas Yeung" w:date="2024-03-21T12:34:00Z">
        <w:r w:rsidR="0088644B">
          <w:rPr>
            <w:rStyle w:val="CommentReference"/>
          </w:rPr>
          <w:commentReference w:id="96"/>
        </w:r>
      </w:ins>
      <w:r>
        <w:t xml:space="preserve">participant trials </w:t>
      </w:r>
      <w:r w:rsidR="000227FE">
        <w:t>using</w:t>
      </w:r>
      <w:r>
        <w:t xml:space="preserve">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t xml:space="preserve"> is predicted by training the algorithm on all other </w:t>
      </w:r>
      <w:r w:rsidR="000227FE">
        <w:t>cases</w:t>
      </w:r>
      <w:r>
        <w:t>. By plotting an ROC curve of our classifier, we find an area under the curve (AUC) value of 0.7</w:t>
      </w:r>
      <w:r w:rsidR="000227FE">
        <w:t>3</w:t>
      </w:r>
      <w:r>
        <w:t xml:space="preserve"> (with p &lt; .001 when comparing the ROC curve to AUC = 0.5). </w:t>
      </w:r>
      <w:commentRangeStart w:id="100"/>
      <w:r>
        <w:t xml:space="preserve">We also use a Classification Tree Algorithm to classify trials by participant accuracy </w:t>
      </w:r>
      <w:r w:rsidR="00046B67">
        <w:t xml:space="preserve">in the same way </w:t>
      </w:r>
      <w:r>
        <w:t xml:space="preserve">and find an ROC AUC of 0.62. </w:t>
      </w:r>
      <w:commentRangeEnd w:id="100"/>
      <w:r w:rsidR="005C7173">
        <w:rPr>
          <w:rStyle w:val="CommentReference"/>
        </w:rPr>
        <w:commentReference w:id="100"/>
      </w:r>
      <w:r>
        <w:t>This indicates overall that differences in information seeking are indeed predictive of a difference in participant ability</w:t>
      </w:r>
      <w:r w:rsidR="000227FE">
        <w:t xml:space="preserve"> at above chance</w:t>
      </w:r>
      <w:r>
        <w:t xml:space="preserve">. Next, we seek to identify and better characterise the specific differences in information seeking that contribute to this relationship with diagnostic ability. </w:t>
      </w:r>
    </w:p>
    <w:p w14:paraId="52BD830D" w14:textId="65E9B49A" w:rsidR="001D45D2" w:rsidRDefault="001D45D2" w:rsidP="00064826">
      <w:pPr>
        <w:spacing w:line="480" w:lineRule="auto"/>
      </w:pPr>
      <w:r>
        <w:rPr>
          <w:noProof/>
        </w:rPr>
        <w:lastRenderedPageBreak/>
        <w:drawing>
          <wp:inline distT="0" distB="0" distL="0" distR="0" wp14:anchorId="51C2744A" wp14:editId="5B6B109C">
            <wp:extent cx="5636871" cy="3929562"/>
            <wp:effectExtent l="0" t="0" r="2540" b="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1986" cy="3933127"/>
                    </a:xfrm>
                    <a:prstGeom prst="rect">
                      <a:avLst/>
                    </a:prstGeom>
                  </pic:spPr>
                </pic:pic>
              </a:graphicData>
            </a:graphic>
          </wp:inline>
        </w:drawing>
      </w:r>
    </w:p>
    <w:p w14:paraId="77EEAEF8" w14:textId="2ABE7BA5" w:rsidR="00064826" w:rsidRDefault="00064826" w:rsidP="00064826">
      <w:pPr>
        <w:spacing w:line="480" w:lineRule="auto"/>
      </w:pPr>
    </w:p>
    <w:p w14:paraId="689A3823" w14:textId="77B27AE2" w:rsidR="00C77D40" w:rsidRPr="00C77D40" w:rsidRDefault="00C77D40" w:rsidP="00064826">
      <w:pPr>
        <w:spacing w:line="480" w:lineRule="auto"/>
        <w:rPr>
          <w:i/>
          <w:iCs/>
        </w:rPr>
      </w:pPr>
      <w:r w:rsidRPr="00C77D40">
        <w:rPr>
          <w:i/>
          <w:iCs/>
        </w:rPr>
        <w:t xml:space="preserve">Figure 3: </w:t>
      </w:r>
      <w:r>
        <w:rPr>
          <w:i/>
          <w:iCs/>
        </w:rPr>
        <w:t xml:space="preserve">Receiver-Operator Characteristic curve using both GLM (black solid line) and Classification Tree (red dashed line) algorithms 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w:t>
      </w:r>
      <w:commentRangeStart w:id="101"/>
      <w:r>
        <w:rPr>
          <w:i/>
          <w:iCs/>
        </w:rPr>
        <w:t xml:space="preserve">For the purposes of this analysis, the true condition of the case is not taken into account. </w:t>
      </w:r>
      <w:commentRangeEnd w:id="101"/>
      <w:r w:rsidR="005A50A2">
        <w:rPr>
          <w:rStyle w:val="CommentReference"/>
        </w:rPr>
        <w:commentReference w:id="101"/>
      </w:r>
    </w:p>
    <w:p w14:paraId="6A69E76E" w14:textId="77777777" w:rsidR="00C77D40" w:rsidRDefault="00C77D40" w:rsidP="00064826">
      <w:pPr>
        <w:spacing w:line="480" w:lineRule="auto"/>
      </w:pPr>
    </w:p>
    <w:p w14:paraId="1DAA008E" w14:textId="33A1BCD8" w:rsidR="00064826" w:rsidRDefault="00064826" w:rsidP="00064826">
      <w:pPr>
        <w:spacing w:line="480" w:lineRule="auto"/>
      </w:pPr>
      <w:commentRangeStart w:id="102"/>
      <w:r>
        <w:t>Interestingly,</w:t>
      </w:r>
      <w:r w:rsidR="00947B13">
        <w:t xml:space="preserve"> when </w:t>
      </w:r>
      <w:commentRangeEnd w:id="102"/>
      <w:r w:rsidR="00D752EC">
        <w:rPr>
          <w:rStyle w:val="CommentReference"/>
        </w:rPr>
        <w:commentReference w:id="102"/>
      </w:r>
      <w:r w:rsidR="00947B13">
        <w:t>conducting a Pearson’s Correlation test,</w:t>
      </w:r>
      <w:r>
        <w:t xml:space="preserve"> we find an association between </w:t>
      </w:r>
      <w:commentRangeStart w:id="103"/>
      <w:r>
        <w:t xml:space="preserve">the number of differentials generated from the Patient History and the amount of information sought during a given case </w:t>
      </w:r>
      <w:commentRangeEnd w:id="103"/>
      <w:r w:rsidR="004B50F1">
        <w:rPr>
          <w:rStyle w:val="CommentReference"/>
        </w:rPr>
        <w:commentReference w:id="103"/>
      </w:r>
      <w:r>
        <w:t xml:space="preserve">(r(83) = 0.30, p = .005). As previously discussed, </w:t>
      </w:r>
      <w:r>
        <w:lastRenderedPageBreak/>
        <w:t>participants rarely seem to remove differentials from consideration. Therefore, one can surmise here that higher information seeking is associated with the consideration of more diagnostic differentials</w:t>
      </w:r>
      <w:r w:rsidR="00992792">
        <w:t>.</w:t>
      </w:r>
      <w:r>
        <w:t xml:space="preserve"> </w:t>
      </w:r>
    </w:p>
    <w:p w14:paraId="6BCCFF88" w14:textId="77777777" w:rsidR="00C77D40" w:rsidRDefault="00C77D40" w:rsidP="00064826">
      <w:pPr>
        <w:spacing w:line="480" w:lineRule="auto"/>
      </w:pPr>
    </w:p>
    <w:p w14:paraId="3510A123" w14:textId="76BFA72D" w:rsidR="001D45D2" w:rsidRDefault="00947B13" w:rsidP="00064826">
      <w:pPr>
        <w:spacing w:line="480" w:lineRule="auto"/>
      </w:pPr>
      <w:r>
        <w:rPr>
          <w:noProof/>
        </w:rPr>
        <mc:AlternateContent>
          <mc:Choice Requires="wps">
            <w:drawing>
              <wp:anchor distT="0" distB="0" distL="114300" distR="114300" simplePos="0" relativeHeight="251659264" behindDoc="0" locked="0" layoutInCell="1" allowOverlap="1" wp14:anchorId="19BC0620" wp14:editId="5C0E5AE1">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E7E0A1"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sidR="001D45D2">
        <w:rPr>
          <w:noProof/>
        </w:rPr>
        <w:drawing>
          <wp:inline distT="0" distB="0" distL="0" distR="0" wp14:anchorId="30137B8D" wp14:editId="5A486BA8">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3EE42B0" w14:textId="2441B7F9" w:rsidR="000227FE" w:rsidRPr="00C77D40" w:rsidRDefault="00C77D40" w:rsidP="00064826">
      <w:pPr>
        <w:spacing w:line="480" w:lineRule="auto"/>
        <w:rPr>
          <w:i/>
          <w:iCs/>
        </w:rPr>
      </w:pPr>
      <w:r>
        <w:br/>
      </w:r>
      <w:r w:rsidRPr="00C77D40">
        <w:rPr>
          <w:i/>
          <w:iCs/>
        </w:rPr>
        <w:t xml:space="preserve">Figure 4: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cases containing 29 pieces of information across the Patient History, Physical Examination and Testing stages. The line of best fit is plotted using the </w:t>
      </w:r>
      <w:proofErr w:type="spellStart"/>
      <w:r w:rsidRPr="00C77D40">
        <w:rPr>
          <w:i/>
          <w:iCs/>
        </w:rPr>
        <w:lastRenderedPageBreak/>
        <w:t>geom_smooth</w:t>
      </w:r>
      <w:proofErr w:type="spellEnd"/>
      <w:r w:rsidRPr="00C77D40">
        <w:rPr>
          <w:i/>
          <w:iCs/>
        </w:rPr>
        <w:t xml:space="preserve"> function in R with a linear model. The shaded region shows the 95% confidence interval of the correlation.</w:t>
      </w:r>
    </w:p>
    <w:p w14:paraId="2682F633" w14:textId="77777777" w:rsidR="00C77D40" w:rsidRDefault="00C77D40" w:rsidP="00064826">
      <w:pPr>
        <w:spacing w:line="480" w:lineRule="auto"/>
      </w:pPr>
    </w:p>
    <w:p w14:paraId="2B6E985A" w14:textId="1FCD342F" w:rsidR="000227FE" w:rsidRDefault="000227FE" w:rsidP="00064826">
      <w:pPr>
        <w:spacing w:line="480" w:lineRule="auto"/>
      </w:pPr>
      <w:commentRangeStart w:id="104"/>
      <w:r>
        <w:t xml:space="preserve">We then </w:t>
      </w:r>
      <w:commentRangeEnd w:id="104"/>
      <w:r w:rsidR="003944F9">
        <w:rPr>
          <w:rStyle w:val="CommentReference"/>
        </w:rPr>
        <w:commentReference w:id="104"/>
      </w:r>
      <w:r>
        <w:t xml:space="preserve">look at how </w:t>
      </w:r>
      <w:del w:id="105" w:author="Nicholas Yeung" w:date="2024-03-21T12:43:00Z">
        <w:r w:rsidDel="006926B3">
          <w:delText xml:space="preserve">ability </w:delText>
        </w:r>
      </w:del>
      <w:ins w:id="106" w:author="Nicholas Yeung" w:date="2024-03-21T12:43:00Z">
        <w:r w:rsidR="006926B3">
          <w:t xml:space="preserve">accuracy </w:t>
        </w:r>
      </w:ins>
      <w:r>
        <w:t xml:space="preserve">on the task relates to information seeking behaviour, starting </w:t>
      </w:r>
      <w:commentRangeStart w:id="107"/>
      <w:r>
        <w:t>with how information value varies as a function of participant ability</w:t>
      </w:r>
      <w:commentRangeEnd w:id="107"/>
      <w:r w:rsidR="002C32CA">
        <w:rPr>
          <w:rStyle w:val="CommentReference"/>
        </w:rPr>
        <w:commentReference w:id="107"/>
      </w:r>
      <w:r>
        <w:t>. We find evidence for a positive relationship between accuracy and information value (r(83) = 0.25, p = .02), but not between confidence and information value (r(83) = 0.15, p = .18).</w:t>
      </w:r>
      <w:r w:rsidR="00064826">
        <w:t xml:space="preserve"> </w:t>
      </w:r>
    </w:p>
    <w:p w14:paraId="058C320A" w14:textId="2A2E21BA" w:rsidR="000227FE" w:rsidRDefault="00B02E19" w:rsidP="00064826">
      <w:pPr>
        <w:spacing w:line="480" w:lineRule="auto"/>
      </w:pPr>
      <w:r>
        <w:rPr>
          <w:noProof/>
        </w:rPr>
        <w:drawing>
          <wp:inline distT="0" distB="0" distL="0" distR="0" wp14:anchorId="46D0B2AA" wp14:editId="358EA8E7">
            <wp:extent cx="5231219" cy="4180336"/>
            <wp:effectExtent l="0" t="0" r="1270" b="0"/>
            <wp:docPr id="20" name="Picture 20"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number of do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37810" cy="4185603"/>
                    </a:xfrm>
                    <a:prstGeom prst="rect">
                      <a:avLst/>
                    </a:prstGeom>
                  </pic:spPr>
                </pic:pic>
              </a:graphicData>
            </a:graphic>
          </wp:inline>
        </w:drawing>
      </w:r>
    </w:p>
    <w:p w14:paraId="34BD58DC" w14:textId="2D1E91D6" w:rsidR="000227FE" w:rsidRDefault="000227FE" w:rsidP="00064826">
      <w:pPr>
        <w:spacing w:line="480" w:lineRule="auto"/>
      </w:pPr>
    </w:p>
    <w:p w14:paraId="6E47BF92" w14:textId="35802894" w:rsidR="00C77D40" w:rsidRDefault="00C77D40" w:rsidP="00064826">
      <w:pPr>
        <w:spacing w:line="480" w:lineRule="auto"/>
      </w:pPr>
      <w:r>
        <w:t xml:space="preserve">Figure 5: </w:t>
      </w:r>
      <w:r w:rsidRPr="00C77D40">
        <w:rPr>
          <w:i/>
          <w:iCs/>
        </w:rPr>
        <w:t xml:space="preserve">Scatter plot showing the relationship between </w:t>
      </w:r>
      <w:r>
        <w:rPr>
          <w:i/>
          <w:iCs/>
        </w:rPr>
        <w:t>participant accuracy</w:t>
      </w:r>
      <w:r w:rsidRPr="00C77D40">
        <w:rPr>
          <w:i/>
          <w:iCs/>
        </w:rPr>
        <w:t xml:space="preserve"> (x-axis) and </w:t>
      </w:r>
      <w:r>
        <w:rPr>
          <w:i/>
          <w:iCs/>
        </w:rPr>
        <w:t xml:space="preserve">information value </w:t>
      </w:r>
      <w:r w:rsidRPr="00C77D40">
        <w:rPr>
          <w:i/>
          <w:iCs/>
        </w:rPr>
        <w:t>(y-axis)</w:t>
      </w:r>
      <w:r>
        <w:rPr>
          <w:i/>
          <w:iCs/>
        </w:rPr>
        <w:t>, with both variables calculated across the six patient cases.</w:t>
      </w:r>
      <w:r w:rsidR="009D06F5">
        <w:rPr>
          <w:i/>
          <w:iCs/>
        </w:rPr>
        <w:t xml:space="preserve"> Accuracy is divided by 10 in this case so that values fall between 0 and 1.</w:t>
      </w:r>
      <w:r>
        <w:rPr>
          <w:i/>
          <w:iCs/>
        </w:rPr>
        <w:t xml:space="preserve"> </w:t>
      </w:r>
      <w:r w:rsidR="009D06F5">
        <w:rPr>
          <w:i/>
          <w:iCs/>
        </w:rPr>
        <w:t>Information Value refers to the sum of all mean information values across all 6 cases for a given participant.</w:t>
      </w:r>
    </w:p>
    <w:p w14:paraId="2B1261BB" w14:textId="77777777" w:rsidR="00C77D40" w:rsidRDefault="00C77D40" w:rsidP="00064826">
      <w:pPr>
        <w:spacing w:line="480" w:lineRule="auto"/>
      </w:pPr>
    </w:p>
    <w:p w14:paraId="4B55EAB5" w14:textId="09826A05" w:rsidR="00214E36" w:rsidRDefault="00064826" w:rsidP="00064826">
      <w:pPr>
        <w:spacing w:line="480" w:lineRule="auto"/>
      </w:pPr>
      <w:r>
        <w:t xml:space="preserve">We </w:t>
      </w:r>
      <w:commentRangeStart w:id="108"/>
      <w:r w:rsidR="000227FE">
        <w:t xml:space="preserve">then </w:t>
      </w:r>
      <w:commentRangeEnd w:id="108"/>
      <w:r w:rsidR="00BD0B2C">
        <w:rPr>
          <w:rStyle w:val="CommentReference"/>
        </w:rPr>
        <w:commentReference w:id="108"/>
      </w:r>
      <w:r w:rsidR="000227FE">
        <w:t>find</w:t>
      </w:r>
      <w:r>
        <w:t xml:space="preserve"> that participants with higher overall accuracy have a lower variance in information seeking. In other words, students with a higher diagnostic ability</w:t>
      </w:r>
      <w:r w:rsidR="00992792">
        <w:t xml:space="preserve"> on this task</w:t>
      </w:r>
      <w:r>
        <w:t xml:space="preserve"> are found to have varied the information they sought across cases less</w:t>
      </w:r>
      <w:r w:rsidR="00992792">
        <w:t>. This means</w:t>
      </w:r>
      <w:r>
        <w:t xml:space="preserve"> </w:t>
      </w:r>
      <w:r w:rsidR="00992792">
        <w:t>they sought</w:t>
      </w:r>
      <w:r>
        <w:t xml:space="preserve"> more similar information for each case when compared to students of a lower diagnostic ability. </w:t>
      </w:r>
      <w:r w:rsidR="000227FE">
        <w:t>We</w:t>
      </w:r>
      <w:r>
        <w:t xml:space="preserve"> find </w:t>
      </w:r>
      <w:r w:rsidR="00122179">
        <w:t xml:space="preserve">marginal </w:t>
      </w:r>
      <w:r>
        <w:t>evidence for a negative correlation between accuracy and information seeking variance (r(83) = -0.2</w:t>
      </w:r>
      <w:r w:rsidR="00122179">
        <w:t>1</w:t>
      </w:r>
      <w:r>
        <w:t>, p = .04</w:t>
      </w:r>
      <w:r w:rsidR="00122179">
        <w:t>9</w:t>
      </w:r>
      <w:r>
        <w:t>).</w:t>
      </w:r>
      <w:r w:rsidR="0069738A">
        <w:t xml:space="preserve"> We note that for a number of trials (n = 6), participants did not seek any information. We hence also conducted this correlational analysis after excluding these trials when calculating information seeking variance</w:t>
      </w:r>
      <w:r w:rsidR="000227FE">
        <w:t xml:space="preserve"> and</w:t>
      </w:r>
      <w:r w:rsidR="0069738A">
        <w:t xml:space="preserve"> find a slight decrease in the observed effect (r(83) = -</w:t>
      </w:r>
      <w:r w:rsidR="00C10640">
        <w:t>0.21, p = .057).</w:t>
      </w:r>
      <w:r>
        <w:t xml:space="preserve"> </w:t>
      </w:r>
      <w:r w:rsidR="00214E36">
        <w:t>While not strong evidence, this indicates a broad pattern that being more standardised in information seeking across cases is associated with higher diagnostic accuracy.</w:t>
      </w:r>
      <w:r w:rsidR="005B17D0">
        <w:t xml:space="preserve"> We also note that this effect is not being driven by specific cases. </w:t>
      </w:r>
      <w:commentRangeStart w:id="109"/>
      <w:r w:rsidR="005B17D0">
        <w:t xml:space="preserve">Figure 7 </w:t>
      </w:r>
      <w:del w:id="110" w:author="Nicholas Yeung" w:date="2024-03-21T12:50:00Z">
        <w:r w:rsidR="005B17D0" w:rsidDel="00CE1CC3">
          <w:delText xml:space="preserve">seems to </w:delText>
        </w:r>
      </w:del>
      <w:r w:rsidR="005B17D0">
        <w:t>show</w:t>
      </w:r>
      <w:ins w:id="111" w:author="Nicholas Yeung" w:date="2024-03-21T12:50:00Z">
        <w:r w:rsidR="00CE1CC3">
          <w:t>s</w:t>
        </w:r>
      </w:ins>
      <w:r w:rsidR="005B17D0">
        <w:t xml:space="preserve"> that variance in information seeking is lower for more accurate participants</w:t>
      </w:r>
      <w:commentRangeEnd w:id="109"/>
      <w:r w:rsidR="00230A83">
        <w:rPr>
          <w:rStyle w:val="CommentReference"/>
        </w:rPr>
        <w:commentReference w:id="109"/>
      </w:r>
      <w:r w:rsidR="005B17D0">
        <w:t xml:space="preserve"> even when breaking down variance by case</w:t>
      </w:r>
      <w:commentRangeStart w:id="112"/>
      <w:r w:rsidR="005B17D0">
        <w:t>.</w:t>
      </w:r>
      <w:commentRangeEnd w:id="112"/>
      <w:r w:rsidR="00CE1CC3">
        <w:rPr>
          <w:rStyle w:val="CommentReference"/>
        </w:rPr>
        <w:commentReference w:id="112"/>
      </w:r>
      <w:r w:rsidR="005B17D0">
        <w:t xml:space="preserve"> </w:t>
      </w:r>
    </w:p>
    <w:p w14:paraId="145F6AAA" w14:textId="3EEB3711" w:rsidR="00214E36" w:rsidRDefault="00947B13" w:rsidP="00064826">
      <w:pPr>
        <w:spacing w:line="480" w:lineRule="auto"/>
      </w:pPr>
      <w:r>
        <w:rPr>
          <w:noProof/>
        </w:rPr>
        <w:lastRenderedPageBreak/>
        <w:drawing>
          <wp:inline distT="0" distB="0" distL="0" distR="0" wp14:anchorId="3F4784E6" wp14:editId="3D7D3809">
            <wp:extent cx="5727700" cy="3896014"/>
            <wp:effectExtent l="0" t="0" r="0" b="3175"/>
            <wp:docPr id="9" name="Picture 9"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black dots&#10;&#10;Description automatically generated"/>
                    <pic:cNvPicPr/>
                  </pic:nvPicPr>
                  <pic:blipFill rotWithShape="1">
                    <a:blip r:embed="rId16">
                      <a:extLst>
                        <a:ext uri="{28A0092B-C50C-407E-A947-70E740481C1C}">
                          <a14:useLocalDpi xmlns:a14="http://schemas.microsoft.com/office/drawing/2010/main" val="0"/>
                        </a:ext>
                      </a:extLst>
                    </a:blip>
                    <a:srcRect t="5171"/>
                    <a:stretch/>
                  </pic:blipFill>
                  <pic:spPr bwMode="auto">
                    <a:xfrm>
                      <a:off x="0" y="0"/>
                      <a:ext cx="5727700" cy="3896014"/>
                    </a:xfrm>
                    <a:prstGeom prst="rect">
                      <a:avLst/>
                    </a:prstGeom>
                    <a:ln>
                      <a:noFill/>
                    </a:ln>
                    <a:extLst>
                      <a:ext uri="{53640926-AAD7-44D8-BBD7-CCE9431645EC}">
                        <a14:shadowObscured xmlns:a14="http://schemas.microsoft.com/office/drawing/2010/main"/>
                      </a:ext>
                    </a:extLst>
                  </pic:spPr>
                </pic:pic>
              </a:graphicData>
            </a:graphic>
          </wp:inline>
        </w:drawing>
      </w:r>
    </w:p>
    <w:p w14:paraId="60AC6882" w14:textId="1A51CDE8" w:rsidR="009617DC" w:rsidRPr="00126B5E" w:rsidRDefault="00126B5E" w:rsidP="00064826">
      <w:pPr>
        <w:spacing w:line="480" w:lineRule="auto"/>
        <w:rPr>
          <w:i/>
          <w:iCs/>
        </w:rPr>
      </w:pPr>
      <w:r w:rsidRPr="00126B5E">
        <w:rPr>
          <w:i/>
          <w:iCs/>
        </w:rPr>
        <w:t>Figure 6: Scatter plot showing the relationship between Information Seeking Variance (x-axis, quantified as the average Dice Distance between all cases for a given participant) and accuracy (y-axis).</w:t>
      </w:r>
    </w:p>
    <w:p w14:paraId="016C3FDE" w14:textId="30DAD85A" w:rsidR="009617DC" w:rsidRDefault="009617DC" w:rsidP="00064826">
      <w:pPr>
        <w:spacing w:line="480" w:lineRule="auto"/>
      </w:pPr>
      <w:r>
        <w:rPr>
          <w:noProof/>
        </w:rPr>
        <w:lastRenderedPageBreak/>
        <w:drawing>
          <wp:inline distT="0" distB="0" distL="0" distR="0" wp14:anchorId="56AAD115" wp14:editId="4F196433">
            <wp:extent cx="5727700" cy="4102655"/>
            <wp:effectExtent l="0" t="0" r="0" b="0"/>
            <wp:docPr id="14" name="Picture 14"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and pink bars&#10;&#10;Description automatically generated"/>
                    <pic:cNvPicPr/>
                  </pic:nvPicPr>
                  <pic:blipFill rotWithShape="1">
                    <a:blip r:embed="rId17">
                      <a:extLst>
                        <a:ext uri="{28A0092B-C50C-407E-A947-70E740481C1C}">
                          <a14:useLocalDpi xmlns:a14="http://schemas.microsoft.com/office/drawing/2010/main" val="0"/>
                        </a:ext>
                      </a:extLst>
                    </a:blip>
                    <a:srcRect t="5969"/>
                    <a:stretch/>
                  </pic:blipFill>
                  <pic:spPr bwMode="auto">
                    <a:xfrm>
                      <a:off x="0" y="0"/>
                      <a:ext cx="5727700" cy="4102655"/>
                    </a:xfrm>
                    <a:prstGeom prst="rect">
                      <a:avLst/>
                    </a:prstGeom>
                    <a:ln>
                      <a:noFill/>
                    </a:ln>
                    <a:extLst>
                      <a:ext uri="{53640926-AAD7-44D8-BBD7-CCE9431645EC}">
                        <a14:shadowObscured xmlns:a14="http://schemas.microsoft.com/office/drawing/2010/main"/>
                      </a:ext>
                    </a:extLst>
                  </pic:spPr>
                </pic:pic>
              </a:graphicData>
            </a:graphic>
          </wp:inline>
        </w:drawing>
      </w:r>
    </w:p>
    <w:p w14:paraId="1D149CE7" w14:textId="2ACE64E8" w:rsidR="00947B13" w:rsidRDefault="00126B5E" w:rsidP="00064826">
      <w:pPr>
        <w:spacing w:line="480" w:lineRule="auto"/>
        <w:rPr>
          <w:i/>
          <w:iCs/>
        </w:rPr>
      </w:pPr>
      <w:r w:rsidRPr="00126B5E">
        <w:rPr>
          <w:i/>
          <w:iCs/>
        </w:rPr>
        <w:t xml:space="preserve">Figure 7: Average </w:t>
      </w:r>
      <w:r w:rsidR="00250E38">
        <w:rPr>
          <w:i/>
          <w:iCs/>
        </w:rPr>
        <w:t>Information Seeking Variance</w:t>
      </w:r>
      <w:r w:rsidRPr="00126B5E">
        <w:rPr>
          <w:i/>
          <w:iCs/>
        </w:rPr>
        <w:t xml:space="preserve"> for all cases of a given condition (x-axis), with cases median split by participant accuracy, with red indicating high performers and blue indicating low performers. </w:t>
      </w:r>
    </w:p>
    <w:p w14:paraId="024B60F9" w14:textId="77777777" w:rsidR="00126B5E" w:rsidRPr="00126B5E" w:rsidRDefault="00126B5E" w:rsidP="00064826">
      <w:pPr>
        <w:spacing w:line="480" w:lineRule="auto"/>
        <w:rPr>
          <w:i/>
          <w:iCs/>
        </w:rPr>
      </w:pPr>
    </w:p>
    <w:p w14:paraId="1DE3FCF0" w14:textId="75A2AD93" w:rsidR="00064826" w:rsidRDefault="00E92553" w:rsidP="00064826">
      <w:pPr>
        <w:spacing w:line="480" w:lineRule="auto"/>
      </w:pPr>
      <w:commentRangeStart w:id="113"/>
      <w:commentRangeStart w:id="114"/>
      <w:r>
        <w:t>Fi</w:t>
      </w:r>
      <w:commentRangeEnd w:id="113"/>
      <w:r w:rsidR="00490EB4">
        <w:rPr>
          <w:rStyle w:val="CommentReference"/>
        </w:rPr>
        <w:commentReference w:id="113"/>
      </w:r>
      <w:r>
        <w:t>nally</w:t>
      </w:r>
      <w:commentRangeEnd w:id="114"/>
      <w:r w:rsidR="00591470">
        <w:rPr>
          <w:rStyle w:val="CommentReference"/>
        </w:rPr>
        <w:commentReference w:id="114"/>
      </w:r>
      <w:r>
        <w:t xml:space="preserve">, </w:t>
      </w:r>
      <w:commentRangeStart w:id="115"/>
      <w:r>
        <w:t xml:space="preserve">we turn our attention </w:t>
      </w:r>
      <w:commentRangeEnd w:id="115"/>
      <w:r w:rsidR="00591470">
        <w:rPr>
          <w:rStyle w:val="CommentReference"/>
        </w:rPr>
        <w:commentReference w:id="115"/>
      </w:r>
      <w:r>
        <w:t>to the amount of information seeking on cases.</w:t>
      </w:r>
      <w:r w:rsidR="00064826">
        <w:t xml:space="preserve"> </w:t>
      </w:r>
      <w:r>
        <w:t xml:space="preserve">We </w:t>
      </w:r>
      <w:ins w:id="116" w:author="Nicholas Yeung" w:date="2024-03-21T12:55:00Z">
        <w:r w:rsidR="00490EB4">
          <w:t xml:space="preserve">do not </w:t>
        </w:r>
      </w:ins>
      <w:r w:rsidR="00064826">
        <w:t>find</w:t>
      </w:r>
      <w:ins w:id="117" w:author="Nicholas Yeung" w:date="2024-03-21T12:55:00Z">
        <w:r w:rsidR="00490EB4">
          <w:t xml:space="preserve"> that participants who sought more information were also more accurate in their diagnoses</w:t>
        </w:r>
      </w:ins>
      <w:r w:rsidR="00064826">
        <w:t xml:space="preserve"> </w:t>
      </w:r>
      <w:del w:id="118" w:author="Nicholas Yeung" w:date="2024-03-21T12:55:00Z">
        <w:r w:rsidR="00064826" w:rsidDel="00490EB4">
          <w:delText xml:space="preserve">that the proportion of available sought is not shown to correlate with accuracy </w:delText>
        </w:r>
      </w:del>
      <w:r w:rsidR="00064826">
        <w:t>(r(83) = 0.17, p = .11)</w:t>
      </w:r>
      <w:ins w:id="119" w:author="Nicholas Yeung" w:date="2024-03-21T12:55:00Z">
        <w:r w:rsidR="007C1542">
          <w:t xml:space="preserve">. However, participants who sought more information did tend to </w:t>
        </w:r>
      </w:ins>
      <w:ins w:id="120" w:author="Nicholas Yeung" w:date="2024-03-21T12:56:00Z">
        <w:r w:rsidR="007C1542">
          <w:t xml:space="preserve">increase </w:t>
        </w:r>
        <w:commentRangeStart w:id="121"/>
        <w:r w:rsidR="007C1542">
          <w:t>their confidence m</w:t>
        </w:r>
        <w:commentRangeEnd w:id="121"/>
        <w:r w:rsidR="00EA0BCB">
          <w:rPr>
            <w:rStyle w:val="CommentReference"/>
          </w:rPr>
          <w:commentReference w:id="121"/>
        </w:r>
        <w:r w:rsidR="007C1542">
          <w:t>ore</w:t>
        </w:r>
      </w:ins>
      <w:r w:rsidR="00064826">
        <w:t xml:space="preserve"> </w:t>
      </w:r>
      <w:del w:id="122" w:author="Nicholas Yeung" w:date="2024-03-21T12:56:00Z">
        <w:r w:rsidR="00064826" w:rsidDel="007C1542">
          <w:delText xml:space="preserve">but does correlate with the participants’ change in confidence, which is the difference in confidence between the first and final stages </w:delText>
        </w:r>
      </w:del>
      <w:r w:rsidR="00064826">
        <w:t>(r(83) = 0.24, p = .03). While seeking more information may imbue students with a greater level of confidence, it does not necessarily translate into more accurate diagnoses.</w:t>
      </w:r>
      <w:commentRangeStart w:id="123"/>
      <w:r w:rsidR="00064826">
        <w:t xml:space="preserve"> </w:t>
      </w:r>
      <w:commentRangeEnd w:id="123"/>
      <w:r w:rsidR="00C15ED6">
        <w:rPr>
          <w:rStyle w:val="CommentReference"/>
        </w:rPr>
        <w:commentReference w:id="123"/>
      </w:r>
      <w:commentRangeStart w:id="124"/>
      <w:r w:rsidR="00064826">
        <w:t xml:space="preserve">This is important to note as it demonstrates that being selective in information seeking is a better marker of performance and giving a lower ability participant all available information does not necessarily translate into accurate </w:t>
      </w:r>
      <w:r w:rsidR="00064826">
        <w:lastRenderedPageBreak/>
        <w:t xml:space="preserve">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w:t>
      </w:r>
      <w:commentRangeEnd w:id="124"/>
      <w:r w:rsidR="004129DD">
        <w:rPr>
          <w:rStyle w:val="CommentReference"/>
        </w:rPr>
        <w:commentReference w:id="124"/>
      </w:r>
    </w:p>
    <w:p w14:paraId="31F6C72D" w14:textId="6343E01D" w:rsidR="00947B13" w:rsidRDefault="00947B13" w:rsidP="00064826">
      <w:pPr>
        <w:spacing w:line="480" w:lineRule="auto"/>
      </w:pPr>
    </w:p>
    <w:p w14:paraId="4E6B4340" w14:textId="083C57E8" w:rsidR="00064826" w:rsidRDefault="00947B13" w:rsidP="00064826">
      <w:pPr>
        <w:spacing w:line="480" w:lineRule="auto"/>
      </w:pPr>
      <w:r>
        <w:rPr>
          <w:noProof/>
        </w:rPr>
        <w:drawing>
          <wp:inline distT="0" distB="0" distL="0" distR="0" wp14:anchorId="49555339" wp14:editId="01F1689C">
            <wp:extent cx="5046562" cy="3378103"/>
            <wp:effectExtent l="0" t="0" r="0" b="635"/>
            <wp:docPr id="3" name="Picture 3" descr="A graph of a graph with black dots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with black dots and red line&#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t="6332"/>
                    <a:stretch/>
                  </pic:blipFill>
                  <pic:spPr bwMode="auto">
                    <a:xfrm>
                      <a:off x="0" y="0"/>
                      <a:ext cx="5081359" cy="3401396"/>
                    </a:xfrm>
                    <a:prstGeom prst="rect">
                      <a:avLst/>
                    </a:prstGeom>
                    <a:noFill/>
                    <a:ln>
                      <a:noFill/>
                    </a:ln>
                    <a:extLst>
                      <a:ext uri="{53640926-AAD7-44D8-BBD7-CCE9431645EC}">
                        <a14:shadowObscured xmlns:a14="http://schemas.microsoft.com/office/drawing/2010/main"/>
                      </a:ext>
                    </a:extLst>
                  </pic:spPr>
                </pic:pic>
              </a:graphicData>
            </a:graphic>
          </wp:inline>
        </w:drawing>
      </w:r>
    </w:p>
    <w:p w14:paraId="14A598CD" w14:textId="45F27655" w:rsidR="00064826" w:rsidRPr="00126B5E" w:rsidRDefault="00126B5E" w:rsidP="00064826">
      <w:pPr>
        <w:spacing w:line="480" w:lineRule="auto"/>
        <w:rPr>
          <w:i/>
          <w:iCs/>
        </w:rPr>
      </w:pPr>
      <w:r w:rsidRPr="00126B5E">
        <w:rPr>
          <w:i/>
          <w:iCs/>
        </w:rPr>
        <w:t>Figure 8: Scatter plot showing the average proportion of available information sought across cases for a given participant (x-axis) against the average change in confidence across cases (y-axis, quantified as the difference between reported confidence at the Testing Stage and at the Patient History Stage).</w:t>
      </w:r>
    </w:p>
    <w:p w14:paraId="7B5ABF51" w14:textId="5C950B8A" w:rsidR="00126B5E" w:rsidRDefault="00E64A3D" w:rsidP="00064826">
      <w:pPr>
        <w:spacing w:line="480" w:lineRule="auto"/>
      </w:pPr>
      <w:commentRangeStart w:id="125"/>
      <w:ins w:id="126" w:author="Nicholas Yeung" w:date="2024-03-21T14:37:00Z">
        <w:r>
          <w:t xml:space="preserve"> </w:t>
        </w:r>
      </w:ins>
      <w:commentRangeEnd w:id="125"/>
      <w:ins w:id="127" w:author="Nicholas Yeung" w:date="2024-03-21T14:43:00Z">
        <w:r w:rsidR="007F3FA5">
          <w:rPr>
            <w:rStyle w:val="CommentReference"/>
          </w:rPr>
          <w:commentReference w:id="125"/>
        </w:r>
      </w:ins>
    </w:p>
    <w:p w14:paraId="369C03DC" w14:textId="77777777" w:rsidR="00126B5E" w:rsidRDefault="00126B5E" w:rsidP="00064826">
      <w:pPr>
        <w:spacing w:line="480" w:lineRule="auto"/>
      </w:pPr>
    </w:p>
    <w:p w14:paraId="5BF9258D" w14:textId="6D0C7286" w:rsidR="00064826" w:rsidRPr="00524324" w:rsidRDefault="00064826" w:rsidP="00064826">
      <w:pPr>
        <w:spacing w:line="480" w:lineRule="auto"/>
      </w:pPr>
      <w:commentRangeStart w:id="128"/>
      <w:commentRangeStart w:id="129"/>
      <w:r w:rsidRPr="00064826">
        <w:rPr>
          <w:b/>
          <w:bCs/>
        </w:rPr>
        <w:t>Discussion</w:t>
      </w:r>
      <w:commentRangeEnd w:id="128"/>
      <w:r w:rsidR="00317B44">
        <w:rPr>
          <w:rStyle w:val="CommentReference"/>
        </w:rPr>
        <w:commentReference w:id="128"/>
      </w:r>
      <w:commentRangeEnd w:id="129"/>
      <w:r w:rsidR="00F07CFA">
        <w:rPr>
          <w:rStyle w:val="CommentReference"/>
        </w:rPr>
        <w:commentReference w:id="129"/>
      </w:r>
    </w:p>
    <w:p w14:paraId="16EFFFDB" w14:textId="5A1C06E0" w:rsidR="00064826" w:rsidRDefault="00E92553" w:rsidP="00064826">
      <w:pPr>
        <w:spacing w:line="480" w:lineRule="auto"/>
      </w:pPr>
      <w:r>
        <w:t>We overall find that for medical students on this task, a</w:t>
      </w:r>
      <w:r w:rsidR="00064826">
        <w:t xml:space="preserve">ccuracy and confidence are </w:t>
      </w:r>
      <w:r>
        <w:t xml:space="preserve">fairly well </w:t>
      </w:r>
      <w:r w:rsidR="00064826">
        <w:t xml:space="preserve">calibrated </w:t>
      </w:r>
      <w:r>
        <w:t xml:space="preserve">unlike previous work. Part of this could stem from the diagnostic uncertainty </w:t>
      </w:r>
      <w:r>
        <w:lastRenderedPageBreak/>
        <w:t>expressed by students on the task, which they do in two ways. Firstly, students broaden, rather than narrow, their considered diagnostic differentials with more information and still report a broad range of differentials after receiving all available information for a given cases. Secondly, students report fairly low confidence overall to treat patients, with an average confidence of below 50% even after receiving all available information. This may indicate that part of ensuring appropriate confidence or expressions of uncertainty could be related to properly evaluating all possible diagnostic differentials rather than forcing decisions to focus on a single diagnosis, which has been cited previously as a problematic tendency (</w:t>
      </w:r>
      <w:proofErr w:type="spellStart"/>
      <w:r>
        <w:t>Redelmeier</w:t>
      </w:r>
      <w:proofErr w:type="spellEnd"/>
      <w:r>
        <w:t xml:space="preserve"> &amp; </w:t>
      </w:r>
      <w:proofErr w:type="spellStart"/>
      <w:r>
        <w:t>Shafir</w:t>
      </w:r>
      <w:proofErr w:type="spellEnd"/>
      <w:r>
        <w:t>, 2023).</w:t>
      </w:r>
    </w:p>
    <w:p w14:paraId="7ECAD1D6" w14:textId="77777777" w:rsidR="005D6082" w:rsidRDefault="005D6082" w:rsidP="00064826">
      <w:pPr>
        <w:spacing w:line="480" w:lineRule="auto"/>
      </w:pPr>
    </w:p>
    <w:p w14:paraId="78DC644C" w14:textId="4D073625" w:rsidR="001D745D" w:rsidRDefault="005D6082" w:rsidP="00064826">
      <w:pPr>
        <w:spacing w:line="480" w:lineRule="auto"/>
      </w:pPr>
      <w:commentRangeStart w:id="130"/>
      <w:r>
        <w:t xml:space="preserve">We </w:t>
      </w:r>
      <w:commentRangeEnd w:id="130"/>
      <w:r w:rsidR="002D0592">
        <w:rPr>
          <w:rStyle w:val="CommentReference"/>
        </w:rPr>
        <w:commentReference w:id="130"/>
      </w:r>
      <w:r>
        <w:t xml:space="preserve">also find through our analysis of information seeking patterns on this task that accurate diagnoses were associated with both selective and standardised information seeking. </w:t>
      </w:r>
      <w:r w:rsidR="00E92553">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r w:rsidR="001D745D">
        <w:t xml:space="preserve">There has been increased emphasis on </w:t>
      </w:r>
      <w:proofErr w:type="spellStart"/>
      <w:r w:rsidR="001D745D">
        <w:t>overtesting</w:t>
      </w:r>
      <w:proofErr w:type="spellEnd"/>
      <w:r w:rsidR="001D745D">
        <w:t>, such as requesting costly imaging scans when they may not be medically necessary (Carpenter, Raja &amp; Brown, 2015). ‘</w:t>
      </w:r>
      <w:r w:rsidR="00512519">
        <w:t>O</w:t>
      </w:r>
      <w:r w:rsidR="001D745D">
        <w:t xml:space="preserve">vertreatment’ </w:t>
      </w:r>
      <w:r>
        <w:t>has been</w:t>
      </w:r>
      <w:r w:rsidR="001D745D">
        <w:t xml:space="preserve"> estimated to cost the US healthcare system between 158 and 226 billion dollars in 2011 (Berwick &amp; </w:t>
      </w:r>
      <w:proofErr w:type="spellStart"/>
      <w:r w:rsidR="001D745D">
        <w:t>Hackbarth</w:t>
      </w:r>
      <w:proofErr w:type="spellEnd"/>
      <w:r w:rsidR="001D745D">
        <w:t>, 2012).</w:t>
      </w:r>
      <w:r w:rsidR="00F5209B">
        <w:t xml:space="preserve"> Seeking more information during the task made students more confident but not more accurate, which is important to note as it corresponds with previous findings from the cognitive psychology literature (Ko, </w:t>
      </w:r>
      <w:proofErr w:type="spellStart"/>
      <w:r w:rsidR="00F5209B">
        <w:t>Feuerriegel</w:t>
      </w:r>
      <w:proofErr w:type="spellEnd"/>
      <w:r w:rsidR="00F5209B">
        <w:t>, et al, 2022).</w:t>
      </w:r>
    </w:p>
    <w:p w14:paraId="49F32618" w14:textId="77777777" w:rsidR="00F5209B" w:rsidRDefault="00F5209B" w:rsidP="00064826">
      <w:pPr>
        <w:spacing w:line="480" w:lineRule="auto"/>
      </w:pPr>
    </w:p>
    <w:p w14:paraId="053F5E2E" w14:textId="433F2976" w:rsidR="00064826" w:rsidRDefault="00064826" w:rsidP="00064826">
      <w:pPr>
        <w:spacing w:line="480" w:lineRule="auto"/>
      </w:pPr>
      <w:r>
        <w:lastRenderedPageBreak/>
        <w:t>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healthcare that medical students come across which says that “history is 80% of diagnosis”.</w:t>
      </w:r>
      <w:r w:rsidR="00F5209B">
        <w:t xml:space="preserve"> </w:t>
      </w:r>
      <w:r>
        <w:t xml:space="preserve">It is therefore worth considering whether there is a specific facet of diagnostic decisions whereby </w:t>
      </w:r>
      <w:r w:rsidR="00F5209B">
        <w:t>students</w:t>
      </w:r>
      <w:r>
        <w:t xml:space="preserve"> are taught not to disregard diagnostic possibilities easily.</w:t>
      </w:r>
      <w:r w:rsidR="00F5209B">
        <w:t xml:space="preserve"> We nonetheless sought to investigate this in our follow-up study.</w:t>
      </w:r>
      <w:r>
        <w:t xml:space="preserve"> </w:t>
      </w:r>
    </w:p>
    <w:p w14:paraId="6B0CB8F0" w14:textId="77777777" w:rsidR="00064826" w:rsidRDefault="00064826" w:rsidP="00064826">
      <w:pPr>
        <w:spacing w:line="480" w:lineRule="auto"/>
      </w:pPr>
    </w:p>
    <w:p w14:paraId="621FD229" w14:textId="116D0472" w:rsidR="00064826" w:rsidRDefault="00064826" w:rsidP="00064826">
      <w:pPr>
        <w:spacing w:line="480" w:lineRule="auto"/>
      </w:pPr>
      <w:commentRangeStart w:id="131"/>
      <w:r>
        <w:t xml:space="preserve">Another </w:t>
      </w:r>
      <w:commentRangeEnd w:id="131"/>
      <w:r w:rsidR="002D0592">
        <w:rPr>
          <w:rStyle w:val="CommentReference"/>
        </w:rPr>
        <w:commentReference w:id="131"/>
      </w:r>
      <w:r>
        <w:t xml:space="preserve">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differentials and how this affects our ability to analyse the number of differentials that participants report. </w:t>
      </w:r>
      <w:r w:rsidR="00F5209B">
        <w:t xml:space="preserve">We hence also sought in our follow-up </w:t>
      </w:r>
      <w:r w:rsidR="00F5209B">
        <w:lastRenderedPageBreak/>
        <w:t>study to better understand students’ thought processes when evaluating differentials, especially given our observation on this study that wider sets of initial diagnostic differentials prompted greater amounts of information seeking.</w:t>
      </w:r>
    </w:p>
    <w:p w14:paraId="10A1A3FB" w14:textId="77777777" w:rsidR="000D65F2" w:rsidRDefault="000D65F2" w:rsidP="000D65F2">
      <w:pPr>
        <w:spacing w:line="480" w:lineRule="auto"/>
      </w:pPr>
    </w:p>
    <w:p w14:paraId="5E0CA812" w14:textId="77777777" w:rsidR="000D65F2" w:rsidRDefault="000D65F2" w:rsidP="000D65F2">
      <w:pPr>
        <w:spacing w:line="480" w:lineRule="auto"/>
      </w:pPr>
      <w:commentRangeStart w:id="132"/>
      <w:r>
        <w:t xml:space="preserve">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w:t>
      </w:r>
      <w:commentRangeEnd w:id="132"/>
      <w:r w:rsidR="005617A8">
        <w:rPr>
          <w:rStyle w:val="CommentReference"/>
        </w:rPr>
        <w:commentReference w:id="132"/>
      </w:r>
      <w:commentRangeStart w:id="133"/>
      <w:r>
        <w:t xml:space="preserve">In addition, it was striking that participants in our study rarely removed differentials from their list of suspected conditions despite having the ability to do so. This lack of removing differentials was what drove our observed effect of the number of differentials </w:t>
      </w:r>
      <w:commentRangeEnd w:id="133"/>
      <w:r w:rsidR="00472632">
        <w:rPr>
          <w:rStyle w:val="CommentReference"/>
        </w:rPr>
        <w:commentReference w:id="133"/>
      </w:r>
      <w:r>
        <w:t xml:space="preserve">increasing with more information and it might have been that this was related to the lack of visual prominence in our interface when allowing students to remove differentials. </w:t>
      </w:r>
    </w:p>
    <w:p w14:paraId="483EAADD" w14:textId="77777777" w:rsidR="000D65F2" w:rsidRDefault="000D65F2" w:rsidP="000D65F2">
      <w:pPr>
        <w:spacing w:line="480" w:lineRule="auto"/>
      </w:pPr>
    </w:p>
    <w:p w14:paraId="524A7701" w14:textId="040F40AB" w:rsidR="000D65F2" w:rsidRDefault="000D65F2" w:rsidP="000D65F2">
      <w:pPr>
        <w:spacing w:line="480" w:lineRule="auto"/>
      </w:pPr>
      <w:r>
        <w:t xml:space="preserve">We hence </w:t>
      </w:r>
      <w:commentRangeStart w:id="134"/>
      <w:r>
        <w:t xml:space="preserve">wanted to see </w:t>
      </w:r>
      <w:commentRangeEnd w:id="134"/>
      <w:r w:rsidR="00E50917">
        <w:rPr>
          <w:rStyle w:val="CommentReference"/>
        </w:rPr>
        <w:commentReference w:id="134"/>
      </w:r>
      <w:r>
        <w:t xml:space="preserve">if signs of these results would be evident in the thought process of medical students.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w:t>
      </w:r>
      <w:commentRangeStart w:id="135"/>
      <w:r>
        <w:t xml:space="preserve">that utilised a very similar experimental procedure, but instead prompted students to think out loud as they were performing the task. Their </w:t>
      </w:r>
      <w:r>
        <w:lastRenderedPageBreak/>
        <w:t>utterances were then transcribed and coded to conduct both quantitative and qualitative analysis.</w:t>
      </w:r>
      <w:commentRangeEnd w:id="135"/>
      <w:r w:rsidR="008F156E">
        <w:rPr>
          <w:rStyle w:val="CommentReference"/>
        </w:rPr>
        <w:commentReference w:id="135"/>
      </w:r>
    </w:p>
    <w:p w14:paraId="4742592C" w14:textId="77777777" w:rsidR="00064826" w:rsidRDefault="00064826" w:rsidP="00064826">
      <w:pPr>
        <w:spacing w:line="480" w:lineRule="auto"/>
      </w:pPr>
    </w:p>
    <w:p w14:paraId="5763C972" w14:textId="227D5EDC" w:rsidR="00064826" w:rsidRPr="000D65F2" w:rsidRDefault="00064826" w:rsidP="00064826">
      <w:pPr>
        <w:spacing w:line="480" w:lineRule="auto"/>
        <w:rPr>
          <w:b/>
          <w:bCs/>
        </w:rPr>
      </w:pPr>
      <w:r w:rsidRPr="000D65F2">
        <w:rPr>
          <w:b/>
          <w:bCs/>
        </w:rPr>
        <w:t>Study 2</w:t>
      </w:r>
    </w:p>
    <w:p w14:paraId="27232012" w14:textId="1E74FC74" w:rsidR="00064826" w:rsidRPr="000D65F2" w:rsidRDefault="000D65F2" w:rsidP="00064826">
      <w:pPr>
        <w:spacing w:line="480" w:lineRule="auto"/>
        <w:rPr>
          <w:b/>
          <w:bCs/>
        </w:rPr>
      </w:pPr>
      <w:r w:rsidRPr="000D65F2">
        <w:rPr>
          <w:b/>
          <w:bCs/>
        </w:rPr>
        <w:t>Methods</w:t>
      </w: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3C855C5F" w:rsidR="00064826" w:rsidRDefault="00064826" w:rsidP="00064826">
      <w:pPr>
        <w:spacing w:line="480" w:lineRule="auto"/>
      </w:pPr>
      <w:del w:id="136" w:author="Nicholas Yeung" w:date="2024-03-21T15:09:00Z">
        <w:r w:rsidDel="0010697F">
          <w:delText xml:space="preserve">Due to the richness of qualitative data, we recruited a smaller sample of participants. In total, </w:delText>
        </w:r>
      </w:del>
      <w:r>
        <w:t xml:space="preserve">16 participants were recruited for this study. Participants </w:t>
      </w:r>
      <w:del w:id="137" w:author="Nicholas Yeung" w:date="2024-03-21T15:09:00Z">
        <w:r w:rsidDel="0010697F">
          <w:delText>had to be</w:delText>
        </w:r>
      </w:del>
      <w:ins w:id="138" w:author="Nicholas Yeung" w:date="2024-03-21T15:09:00Z">
        <w:r w:rsidR="0010697F">
          <w:t>were</w:t>
        </w:r>
      </w:ins>
      <w:r>
        <w:t xml:space="preserve"> 5th or 6th year medical students at Oxford university</w:t>
      </w:r>
      <w:del w:id="139" w:author="Nicholas Yeung" w:date="2024-03-21T15:09:00Z">
        <w:r w:rsidDel="0010697F">
          <w:delText xml:space="preserve"> </w:delText>
        </w:r>
      </w:del>
      <w:ins w:id="140" w:author="Nicholas Yeung" w:date="2024-03-21T15:09:00Z">
        <w:r w:rsidR="0010697F">
          <w:t xml:space="preserve">, </w:t>
        </w:r>
      </w:ins>
      <w:del w:id="141" w:author="Nicholas Yeung" w:date="2024-03-21T15:09:00Z">
        <w:r w:rsidDel="0010697F">
          <w:delText>in order to take part. Participants were</w:delText>
        </w:r>
      </w:del>
      <w:r>
        <w:t xml:space="preserve"> recruited </w:t>
      </w:r>
      <w:del w:id="142" w:author="Nicholas Yeung" w:date="2024-03-21T15:09:00Z">
        <w:r w:rsidDel="0010697F">
          <w:delText xml:space="preserve">using </w:delText>
        </w:r>
      </w:del>
      <w:ins w:id="143" w:author="Nicholas Yeung" w:date="2024-03-21T15:09:00Z">
        <w:r w:rsidR="0010697F">
          <w:t xml:space="preserve">via </w:t>
        </w:r>
      </w:ins>
      <w:r>
        <w:t xml:space="preserve">posters in </w:t>
      </w:r>
      <w:ins w:id="144" w:author="Nicholas Yeung" w:date="2024-03-21T15:09:00Z">
        <w:r w:rsidR="0010697F">
          <w:t xml:space="preserve">the </w:t>
        </w:r>
      </w:ins>
      <w:r>
        <w:t xml:space="preserve">John Radcliffe Hospital in Oxford and via a mailing list for students managed by the Medical Sciences </w:t>
      </w:r>
      <w:commentRangeStart w:id="145"/>
      <w:r>
        <w:t xml:space="preserve">department </w:t>
      </w:r>
      <w:commentRangeEnd w:id="145"/>
      <w:r w:rsidR="0010697F">
        <w:rPr>
          <w:rStyle w:val="CommentReference"/>
        </w:rPr>
        <w:commentReference w:id="145"/>
      </w:r>
      <w:r>
        <w:t>at the University of Oxford. The study was conducted onsite at John Radcliffe hospital. Participants were recruited between July 5th 2023 and December 1st 2023.</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7AE7BD2F" w:rsidR="00896E09" w:rsidRDefault="00064826" w:rsidP="00064826">
      <w:pPr>
        <w:spacing w:line="480" w:lineRule="auto"/>
      </w:pPr>
      <w:r>
        <w:t xml:space="preserve">The same set of cases and </w:t>
      </w:r>
      <w:commentRangeStart w:id="146"/>
      <w:ins w:id="147" w:author="Nicholas Yeung" w:date="2024-03-21T15:10:00Z">
        <w:r w:rsidR="00572B72">
          <w:t xml:space="preserve">same </w:t>
        </w:r>
      </w:ins>
      <w:commentRangeEnd w:id="146"/>
      <w:ins w:id="148" w:author="Nicholas Yeung" w:date="2024-03-21T15:11:00Z">
        <w:r w:rsidR="006343F5">
          <w:rPr>
            <w:rStyle w:val="CommentReference"/>
          </w:rPr>
          <w:commentReference w:id="146"/>
        </w:r>
      </w:ins>
      <w:ins w:id="149" w:author="Nicholas Yeung" w:date="2024-03-21T15:10:00Z">
        <w:r w:rsidR="00572B72">
          <w:t xml:space="preserve">computer </w:t>
        </w:r>
      </w:ins>
      <w:r>
        <w:t>interface from Study 1 w</w:t>
      </w:r>
      <w:ins w:id="150" w:author="Nicholas Yeung" w:date="2024-03-21T15:11:00Z">
        <w:r w:rsidR="006343F5">
          <w:t>ere</w:t>
        </w:r>
      </w:ins>
      <w:del w:id="151" w:author="Nicholas Yeung" w:date="2024-03-21T15:11:00Z">
        <w:r w:rsidDel="006343F5">
          <w:delText>as</w:delText>
        </w:r>
      </w:del>
      <w:r>
        <w:t xml:space="preserve"> </w:t>
      </w:r>
      <w:del w:id="152" w:author="Nicholas Yeung" w:date="2024-03-21T15:11:00Z">
        <w:r w:rsidDel="006343F5">
          <w:delText xml:space="preserve">also </w:delText>
        </w:r>
      </w:del>
      <w:r>
        <w:t>used for this study</w:t>
      </w:r>
      <w:ins w:id="153" w:author="Nicholas Yeung" w:date="2024-03-21T15:12:00Z">
        <w:r w:rsidR="00FF546F">
          <w:t xml:space="preserve">, with the exception that participants no longer </w:t>
        </w:r>
      </w:ins>
      <w:ins w:id="154" w:author="Nicholas Yeung" w:date="2024-03-21T15:13:00Z">
        <w:r w:rsidR="00FF546F">
          <w:t xml:space="preserve">recorded their differentials in a specific screen at the end of each information gathering stage. Instead, participants’ differentials were recorded as a more naturalistic part of their diagnostic </w:t>
        </w:r>
      </w:ins>
      <w:ins w:id="155" w:author="Nicholas Yeung" w:date="2024-03-21T15:14:00Z">
        <w:r w:rsidR="00FF546F">
          <w:t>process as they reported aloud their thoughts as they worked through each diagnostic case</w:t>
        </w:r>
      </w:ins>
      <w:r>
        <w:t xml:space="preserve">. The study was conducted onsite using a laptop, with actions on screen recorded on video and the audio of participants’ thinking aloud recorded via a microphone. </w:t>
      </w:r>
    </w:p>
    <w:p w14:paraId="3412B10F" w14:textId="28E99ED8" w:rsidR="004E2F7F" w:rsidRDefault="004E2F7F" w:rsidP="00064826">
      <w:pPr>
        <w:spacing w:line="480" w:lineRule="auto"/>
      </w:pPr>
    </w:p>
    <w:p w14:paraId="257F99F7" w14:textId="2B4255E0" w:rsidR="004E2F7F" w:rsidRDefault="004E2F7F" w:rsidP="00064826">
      <w:pPr>
        <w:spacing w:line="480" w:lineRule="auto"/>
      </w:pPr>
    </w:p>
    <w:p w14:paraId="2AE52E3F" w14:textId="0E4A5F92" w:rsidR="004E2F7F" w:rsidRDefault="004E2F7F" w:rsidP="00064826">
      <w:pPr>
        <w:spacing w:line="480" w:lineRule="auto"/>
      </w:pPr>
    </w:p>
    <w:p w14:paraId="56412500" w14:textId="77777777" w:rsidR="004E2F7F" w:rsidRDefault="004E2F7F"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2733CCC2" w:rsidR="00064826" w:rsidRDefault="00064826" w:rsidP="00064826">
      <w:pPr>
        <w:spacing w:line="480" w:lineRule="auto"/>
      </w:pPr>
      <w:r>
        <w:t xml:space="preserve">The general procedure was very similar to that of </w:t>
      </w:r>
      <w:ins w:id="156" w:author="Nicholas Yeung" w:date="2024-03-21T15:11:00Z">
        <w:r w:rsidR="006343F5">
          <w:t>S</w:t>
        </w:r>
      </w:ins>
      <w:del w:id="157" w:author="Nicholas Yeung" w:date="2024-03-21T15:11:00Z">
        <w:r w:rsidDel="006343F5">
          <w:delText>s</w:delText>
        </w:r>
      </w:del>
      <w:r>
        <w:t xml:space="preserve">tudy 1, </w:t>
      </w:r>
      <w:del w:id="158" w:author="Nicholas Yeung" w:date="2024-03-21T15:14:00Z">
        <w:r w:rsidDel="00196CB5">
          <w:delText xml:space="preserve">whereby participants were shown </w:delText>
        </w:r>
        <w:r w:rsidR="008C2ED7" w:rsidDel="00196CB5">
          <w:delText xml:space="preserve">the same </w:delText>
        </w:r>
        <w:r w:rsidDel="00196CB5">
          <w:delText>six patient scenarios and were tasked with diagnosing the patient.</w:delText>
        </w:r>
        <w:r w:rsidR="008C2ED7" w:rsidDel="00196CB5">
          <w:delText xml:space="preserve"> Participants were free to seek information in three stages: Patient History, Physical Examination and Testing. </w:delText>
        </w:r>
        <w:r w:rsidDel="00196CB5">
          <w:delText>However, we removed the screen where participants record their list of differentials. Instead, the experiment was run in-person so that participants could think aloud as they were doing the task. P</w:delText>
        </w:r>
      </w:del>
      <w:ins w:id="159" w:author="Nicholas Yeung" w:date="2024-03-21T15:14:00Z">
        <w:r w:rsidR="00196CB5">
          <w:t>except that p</w:t>
        </w:r>
      </w:ins>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0EA4D88A" w:rsidR="00064826" w:rsidRDefault="00064826" w:rsidP="00064826">
      <w:pPr>
        <w:spacing w:line="480" w:lineRule="auto"/>
      </w:pPr>
      <w:r>
        <w:t xml:space="preserve">The </w:t>
      </w:r>
      <w:del w:id="160" w:author="Nicholas Yeung" w:date="2024-03-21T15:15:00Z">
        <w:r w:rsidDel="004C069C">
          <w:delText>researcher in the room was to remain mostly silent, aside from asking the participant</w:delText>
        </w:r>
      </w:del>
      <w:ins w:id="161" w:author="Nicholas Yeung" w:date="2024-03-21T15:15:00Z">
        <w:r w:rsidR="004C069C">
          <w:t xml:space="preserve">experimenter occasionally prompted participants with content-neutral probes: </w:t>
        </w:r>
      </w:ins>
      <w:del w:id="162" w:author="Nicholas Yeung" w:date="2024-03-21T15:15:00Z">
        <w:r w:rsidDel="004C069C">
          <w:delText xml:space="preserve"> </w:delText>
        </w:r>
      </w:del>
      <w:r>
        <w:t xml:space="preserve">“can you tell me what you are thinking?” </w:t>
      </w:r>
      <w:del w:id="163" w:author="Nicholas Yeung" w:date="2024-03-21T15:16:00Z">
        <w:r w:rsidDel="004C069C">
          <w:delText>if there is</w:delText>
        </w:r>
      </w:del>
      <w:ins w:id="164" w:author="Nicholas Yeung" w:date="2024-03-21T15:16:00Z">
        <w:r w:rsidR="004C069C">
          <w:t>in cases of</w:t>
        </w:r>
      </w:ins>
      <w:r>
        <w:t xml:space="preserve"> </w:t>
      </w:r>
      <w:del w:id="165" w:author="Nicholas Yeung" w:date="2024-03-21T15:16:00Z">
        <w:r w:rsidDel="004C069C">
          <w:delText xml:space="preserve">a </w:delText>
        </w:r>
      </w:del>
      <w:r>
        <w:t>period</w:t>
      </w:r>
      <w:ins w:id="166" w:author="Nicholas Yeung" w:date="2024-03-21T15:16:00Z">
        <w:r w:rsidR="004C069C">
          <w:t>s</w:t>
        </w:r>
      </w:ins>
      <w:r>
        <w:t xml:space="preserve"> of long silence</w:t>
      </w:r>
      <w:del w:id="167" w:author="Nicholas Yeung" w:date="2024-03-21T15:16:00Z">
        <w:r w:rsidDel="004C069C">
          <w:delText xml:space="preserve"> and asking the participant</w:delText>
        </w:r>
      </w:del>
      <w:ins w:id="168" w:author="Nicholas Yeung" w:date="2024-03-21T15:15:00Z">
        <w:r w:rsidR="004C069C">
          <w:t>, and</w:t>
        </w:r>
      </w:ins>
      <w:r>
        <w:t xml:space="preserve"> “can you tell me more?” </w:t>
      </w:r>
      <w:del w:id="169" w:author="Nicholas Yeung" w:date="2024-03-21T15:16:00Z">
        <w:r w:rsidDel="004C069C">
          <w:delText>if the</w:delText>
        </w:r>
      </w:del>
      <w:ins w:id="170" w:author="Nicholas Yeung" w:date="2024-03-21T15:16:00Z">
        <w:r w:rsidR="004C069C">
          <w:t>when the</w:t>
        </w:r>
      </w:ins>
      <w:r>
        <w:t xml:space="preserve"> participant sa</w:t>
      </w:r>
      <w:ins w:id="171" w:author="Nicholas Yeung" w:date="2024-03-21T15:16:00Z">
        <w:r w:rsidR="004C069C">
          <w:t>id</w:t>
        </w:r>
      </w:ins>
      <w:del w:id="172" w:author="Nicholas Yeung" w:date="2024-03-21T15:16:00Z">
        <w:r w:rsidDel="004C069C">
          <w:delText>ys</w:delText>
        </w:r>
      </w:del>
      <w:r>
        <w:t xml:space="preserve"> something vague that may warrant further detail. </w:t>
      </w:r>
      <w:del w:id="173" w:author="Nicholas Yeung" w:date="2024-03-21T15:16:00Z">
        <w:r w:rsidDel="00CD4B36">
          <w:delText xml:space="preserve">This was so that any utterances by participants were not swayed or prompted to say certain things by the researcher. </w:delText>
        </w:r>
      </w:del>
      <w:r>
        <w:t xml:space="preserve">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w:t>
      </w:r>
      <w:r>
        <w:lastRenderedPageBreak/>
        <w:t>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3F3D3F72" w:rsidR="00064826" w:rsidRDefault="00064826" w:rsidP="00064826">
      <w:pPr>
        <w:spacing w:line="480" w:lineRule="auto"/>
      </w:pPr>
      <w:r>
        <w:t xml:space="preserve">At the end of the experiment, the researcher administered a semi-structured interview to better understand what the participants feel their diagnostic reasoning approach tends to be. </w:t>
      </w:r>
      <w:commentRangeStart w:id="174"/>
      <w:r>
        <w:t>The questions are indicated below</w:t>
      </w:r>
      <w:commentRangeEnd w:id="174"/>
      <w:r w:rsidR="00734578">
        <w:rPr>
          <w:rStyle w:val="CommentReference"/>
        </w:rPr>
        <w:commentReference w:id="174"/>
      </w:r>
      <w:r>
        <w:t>,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Pr="00121EE1" w:rsidRDefault="00064826" w:rsidP="00064826">
      <w:pPr>
        <w:spacing w:line="480" w:lineRule="auto"/>
        <w:rPr>
          <w:b/>
          <w:bCs/>
        </w:rPr>
      </w:pPr>
      <w:r w:rsidRPr="00121EE1">
        <w:rPr>
          <w:b/>
          <w:bCs/>
        </w:rPr>
        <w:t>1.</w:t>
      </w:r>
      <w:r w:rsidRPr="00121EE1">
        <w:rPr>
          <w:b/>
          <w:bCs/>
        </w:rPr>
        <w:tab/>
        <w:t xml:space="preserve">What's your general approach to making diagnoses? </w:t>
      </w:r>
    </w:p>
    <w:p w14:paraId="4D4ABBB8" w14:textId="77777777" w:rsidR="00064826" w:rsidRDefault="00064826" w:rsidP="00121EE1">
      <w:pPr>
        <w:spacing w:line="480" w:lineRule="auto"/>
        <w:ind w:firstLine="720"/>
      </w:pPr>
      <w:r>
        <w:t>Follow-Up: Do you have those cognitive aids or frameworks you use?</w:t>
      </w:r>
    </w:p>
    <w:p w14:paraId="47104FD8" w14:textId="77777777" w:rsidR="00064826" w:rsidRPr="00121EE1" w:rsidRDefault="00064826" w:rsidP="00064826">
      <w:pPr>
        <w:spacing w:line="480" w:lineRule="auto"/>
        <w:rPr>
          <w:b/>
          <w:bCs/>
        </w:rPr>
      </w:pPr>
      <w:r w:rsidRPr="00121EE1">
        <w:rPr>
          <w:b/>
          <w:bCs/>
        </w:rPr>
        <w:t>2.</w:t>
      </w:r>
      <w:r w:rsidRPr="00121EE1">
        <w:rPr>
          <w:b/>
          <w:bCs/>
        </w:rPr>
        <w:tab/>
        <w:t>Do you tend to keep a broad set of differentials in mind?</w:t>
      </w:r>
    </w:p>
    <w:p w14:paraId="57D3EEAE" w14:textId="77777777" w:rsidR="00064826" w:rsidRDefault="00064826" w:rsidP="00121EE1">
      <w:pPr>
        <w:spacing w:line="480" w:lineRule="auto"/>
        <w:ind w:firstLine="720"/>
      </w:pPr>
      <w:r>
        <w:t>Follow-Up: Are there particular situations where having a narrower set would be more useful?</w:t>
      </w:r>
    </w:p>
    <w:p w14:paraId="7878618C" w14:textId="77777777" w:rsidR="00064826" w:rsidRPr="00121EE1" w:rsidRDefault="00064826" w:rsidP="00064826">
      <w:pPr>
        <w:spacing w:line="480" w:lineRule="auto"/>
        <w:rPr>
          <w:b/>
          <w:bCs/>
        </w:rPr>
      </w:pPr>
      <w:r w:rsidRPr="00121EE1">
        <w:rPr>
          <w:b/>
          <w:bCs/>
        </w:rPr>
        <w:t>3.</w:t>
      </w:r>
      <w:r w:rsidRPr="00121EE1">
        <w:rPr>
          <w:b/>
          <w:bCs/>
        </w:rPr>
        <w:tab/>
        <w:t>How do you decide what information or tests to get on a patient?</w:t>
      </w:r>
    </w:p>
    <w:p w14:paraId="3D433DFB" w14:textId="77777777" w:rsidR="00064826" w:rsidRDefault="00064826" w:rsidP="00121EE1">
      <w:pPr>
        <w:spacing w:line="480" w:lineRule="auto"/>
        <w:ind w:firstLine="720"/>
      </w:pPr>
      <w:r>
        <w:t>Follow-Up: Would you say you tend to seek information to confirm or to rule out differentials that you have in mind?</w:t>
      </w:r>
    </w:p>
    <w:p w14:paraId="57ADA56B" w14:textId="77777777" w:rsidR="00064826" w:rsidRPr="00121EE1" w:rsidRDefault="00064826" w:rsidP="00064826">
      <w:pPr>
        <w:spacing w:line="480" w:lineRule="auto"/>
        <w:rPr>
          <w:b/>
          <w:bCs/>
        </w:rPr>
      </w:pPr>
      <w:r w:rsidRPr="00121EE1">
        <w:rPr>
          <w:b/>
          <w:bCs/>
        </w:rPr>
        <w:t>4.</w:t>
      </w:r>
      <w:r w:rsidRPr="00121EE1">
        <w:rPr>
          <w:b/>
          <w:bCs/>
        </w:rPr>
        <w:tab/>
        <w:t>How similar was your diagnostic reasoning on this task versus how you would approach diagnosis in real life?</w:t>
      </w:r>
    </w:p>
    <w:p w14:paraId="7B4F9CFA" w14:textId="2279EE22" w:rsidR="00FD6A58" w:rsidRDefault="00064826" w:rsidP="00877E00">
      <w:pPr>
        <w:spacing w:line="480" w:lineRule="auto"/>
        <w:ind w:firstLine="720"/>
      </w:pPr>
      <w:r>
        <w:t>Follow-Up: Was there anything that prevented you from approaching the task as you would in real life?</w:t>
      </w: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31C38E0C" w:rsidR="00064826" w:rsidRDefault="00064826" w:rsidP="00064826">
      <w:pPr>
        <w:spacing w:line="480" w:lineRule="auto"/>
      </w:pPr>
      <w:commentRangeStart w:id="175"/>
      <w:del w:id="176" w:author="Nicholas Yeung" w:date="2024-03-21T15:18:00Z">
        <w:r w:rsidDel="005A7087">
          <w:delText>Once the audio recordings had been transcribed, the t</w:delText>
        </w:r>
      </w:del>
      <w:ins w:id="177" w:author="Nicholas Yeung" w:date="2024-03-21T15:18:00Z">
        <w:r w:rsidR="005A7087">
          <w:t>T</w:t>
        </w:r>
      </w:ins>
      <w:r>
        <w:t>ran</w:t>
      </w:r>
      <w:commentRangeEnd w:id="175"/>
      <w:r w:rsidR="00036BE3">
        <w:rPr>
          <w:rStyle w:val="CommentReference"/>
        </w:rPr>
        <w:commentReference w:id="175"/>
      </w:r>
      <w:r>
        <w:t>scriptions</w:t>
      </w:r>
      <w:ins w:id="178" w:author="Nicholas Yeung" w:date="2024-03-21T15:18:00Z">
        <w:r w:rsidR="005A7087">
          <w:t xml:space="preserve"> were scanned</w:t>
        </w:r>
      </w:ins>
      <w:r>
        <w:t xml:space="preserve"> for specific categories of utterance</w:t>
      </w:r>
      <w:ins w:id="179" w:author="Nicholas Yeung" w:date="2024-03-21T15:18:00Z">
        <w:r w:rsidR="005A7087">
          <w:t xml:space="preserve">, </w:t>
        </w:r>
      </w:ins>
      <w:del w:id="180" w:author="Nicholas Yeung" w:date="2024-03-21T15:18:00Z">
        <w:r w:rsidDel="005A7087">
          <w:delText>s. Hence, this study adopte</w:delText>
        </w:r>
      </w:del>
      <w:ins w:id="181" w:author="Nicholas Yeung" w:date="2024-03-21T15:18:00Z">
        <w:r w:rsidR="005A7087">
          <w:t>thus using</w:t>
        </w:r>
      </w:ins>
      <w:del w:id="182" w:author="Nicholas Yeung" w:date="2024-03-21T15:18:00Z">
        <w:r w:rsidDel="005A7087">
          <w:delText>d</w:delText>
        </w:r>
      </w:del>
      <w:r>
        <w:t xml:space="preserve"> a theory-driven semantic thematic analysis (as per definitions detailed by Braun and Clarke, 2006)</w:t>
      </w:r>
      <w:del w:id="183" w:author="Nicholas Yeung" w:date="2024-03-21T15:19:00Z">
        <w:r w:rsidDel="00036BE3">
          <w:delText>, given that we use pre-existing theory to produce codes a priori to be applied to our data</w:delText>
        </w:r>
      </w:del>
      <w:r>
        <w:t xml:space="preserve">. This kind </w:t>
      </w:r>
      <w:r>
        <w:lastRenderedPageBreak/>
        <w:t xml:space="preserve">of thematic analysis is also suitable given that our qualitative data is from a structured experiment, rather than a dataset with a looser structure (e.g. interview recordings).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114092BC" w:rsidR="00064826" w:rsidRDefault="00064826" w:rsidP="00064826">
      <w:pPr>
        <w:spacing w:line="480" w:lineRule="auto"/>
      </w:pPr>
      <w:r>
        <w:t xml:space="preserve">We also define a group of codes that indicate </w:t>
      </w:r>
      <w:del w:id="184" w:author="Nicholas Yeung" w:date="2024-03-21T15:21:00Z">
        <w:r w:rsidDel="00F25C3C">
          <w:delText xml:space="preserve">reasoning strategies, which pertains to how the participants generate and considered differentials. These codes are based around the work of Coderre et al (2003), which also </w:delText>
        </w:r>
        <w:r w:rsidR="00524324" w:rsidDel="00F25C3C">
          <w:delText>adopted</w:delText>
        </w:r>
        <w:r w:rsidDel="00F25C3C">
          <w:delText xml:space="preserve"> a think-aloud protocol </w:delText>
        </w:r>
        <w:r w:rsidR="00524324" w:rsidDel="00F25C3C">
          <w:delText>during</w:delText>
        </w:r>
        <w:r w:rsidDel="00F25C3C">
          <w:delText xml:space="preserve"> a diagnostic reasoning task. Their paper defines </w:delText>
        </w:r>
      </w:del>
      <w:r>
        <w:t>three different diagnostic reasoning strategies: hypothetico-deductive reasoning, scheme-inductive reasoning and pattern recognition</w:t>
      </w:r>
      <w:ins w:id="185" w:author="Nicholas Yeung" w:date="2024-03-21T15:21:00Z">
        <w:r w:rsidR="00F25C3C">
          <w:t xml:space="preserve"> (Coderre et al., 2003)</w:t>
        </w:r>
      </w:ins>
      <w:r>
        <w:t xml:space="preserve">. </w:t>
      </w:r>
      <w:del w:id="186" w:author="Nicholas Yeung" w:date="2024-03-21T15:21:00Z">
        <w:r w:rsidDel="00F25C3C">
          <w:delText>Adapted from their definitions, we</w:delText>
        </w:r>
      </w:del>
      <w:ins w:id="187" w:author="Nicholas Yeung" w:date="2024-03-21T15:21:00Z">
        <w:r w:rsidR="00F25C3C">
          <w:t>These were</w:t>
        </w:r>
      </w:ins>
      <w:r>
        <w:t xml:space="preserve"> define</w:t>
      </w:r>
      <w:ins w:id="188" w:author="Nicholas Yeung" w:date="2024-03-21T15:21:00Z">
        <w:r w:rsidR="00F25C3C">
          <w:t>d</w:t>
        </w:r>
      </w:ins>
      <w:r>
        <w:t xml:space="preserve"> </w:t>
      </w:r>
      <w:del w:id="189" w:author="Nicholas Yeung" w:date="2024-03-21T15:21:00Z">
        <w:r w:rsidDel="00F25C3C">
          <w:delText xml:space="preserve">each </w:delText>
        </w:r>
      </w:del>
      <w:r>
        <w:t>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lastRenderedPageBreak/>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ins w:id="190" w:author="Nicholas Yeung" w:date="2024-03-21T15:22:00Z">
        <w:r w:rsidR="00474CA2">
          <w:t>.,</w:t>
        </w:r>
      </w:ins>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ins w:id="191" w:author="Nicholas Yeung" w:date="2024-03-21T15:22:00Z">
        <w:r w:rsidR="00474CA2">
          <w:t>.,</w:t>
        </w:r>
      </w:ins>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3102F3B9" w:rsidR="00064826" w:rsidRDefault="00064826" w:rsidP="00064826">
      <w:pPr>
        <w:spacing w:line="480" w:lineRule="auto"/>
      </w:pPr>
      <w:r>
        <w:t xml:space="preserve">We first code specific utterances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3F1ED640"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commentRangeStart w:id="192"/>
      <w:r w:rsidR="00C77D40">
        <w:t>We also code each case as ‘correct’ if a correct differential is mentioned at some point (using the same marking scheme for each case as utilised in Study 1).</w:t>
      </w:r>
      <w:commentRangeEnd w:id="192"/>
      <w:r w:rsidR="004E3F1B">
        <w:rPr>
          <w:rStyle w:val="CommentReference"/>
        </w:rPr>
        <w:commentReference w:id="192"/>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4524DEB0" w:rsidR="009C00DD" w:rsidRDefault="00C10640" w:rsidP="00064826">
      <w:pPr>
        <w:spacing w:line="480" w:lineRule="auto"/>
      </w:pPr>
      <w:r>
        <w:t>First, we look at overall quantitative characteristics of the think aloud utterances.</w:t>
      </w:r>
      <w:r w:rsidR="006D41FF">
        <w:t xml:space="preserve"> When looking at accuracy (the proportion of cases where a correct differential was mentioned by the participant), participants were 57</w:t>
      </w:r>
      <w:commentRangeStart w:id="193"/>
      <w:del w:id="194" w:author="Nicholas Yeung" w:date="2024-03-21T15:23:00Z">
        <w:r w:rsidR="006D41FF" w:rsidDel="004E3F1B">
          <w:delText>.3</w:delText>
        </w:r>
      </w:del>
      <w:r w:rsidR="006D41FF">
        <w:t>%</w:t>
      </w:r>
      <w:commentRangeEnd w:id="193"/>
      <w:r w:rsidR="007B41AE">
        <w:rPr>
          <w:rStyle w:val="CommentReference"/>
        </w:rPr>
        <w:commentReference w:id="193"/>
      </w:r>
      <w:r w:rsidR="006D41FF">
        <w:t xml:space="preserve"> accurate across all cases</w:t>
      </w:r>
      <w:commentRangeStart w:id="195"/>
      <w:commentRangeStart w:id="196"/>
      <w:r w:rsidR="006D41FF">
        <w:t>.</w:t>
      </w:r>
      <w:commentRangeEnd w:id="195"/>
      <w:r w:rsidR="00C76AB0">
        <w:rPr>
          <w:rStyle w:val="CommentReference"/>
        </w:rPr>
        <w:commentReference w:id="195"/>
      </w:r>
      <w:commentRangeEnd w:id="196"/>
      <w:r w:rsidR="00395E1D">
        <w:rPr>
          <w:rStyle w:val="CommentReference"/>
        </w:rPr>
        <w:commentReference w:id="196"/>
      </w:r>
      <w:r w:rsidR="006D41FF">
        <w:t xml:space="preserve"> This varied considerably by condition however, with accuracy across participants for each condition being as follows: AD = 62.5%, GBS = 87.5%, MTB = 18.9%, TA = 43.8%, TTP = 68.8%, UC = 62.5%. For utterances coded as Differential Evaluations, participants on average made 5.21 such utterances per case (SD = 2.80). The mean number of Differential Evaluations was relatively constant by condition except for the AD case: AD = 8.18, GBS = 4.63, MTB = 4.81, TA = 4.75, TTP = 4.25, UC = 4.63. </w:t>
      </w:r>
    </w:p>
    <w:p w14:paraId="3C1F5F91" w14:textId="5C9E7FA8" w:rsidR="003679DF" w:rsidRDefault="003679DF" w:rsidP="00064826">
      <w:pPr>
        <w:spacing w:line="480" w:lineRule="auto"/>
      </w:pPr>
    </w:p>
    <w:p w14:paraId="270E4549" w14:textId="6FBC873F" w:rsidR="003679DF" w:rsidRDefault="003679DF" w:rsidP="003679DF">
      <w:pPr>
        <w:rPr>
          <w:rFonts w:ascii="Times New Roman" w:eastAsia="Times New Roman" w:hAnsi="Times New Roman" w:cs="Times New Roman"/>
          <w:lang w:eastAsia="en-GB" w:bidi="hi-IN"/>
        </w:rPr>
      </w:pPr>
      <w:r w:rsidRPr="003679DF">
        <w:rPr>
          <w:rFonts w:ascii="Times New Roman" w:eastAsia="Times New Roman" w:hAnsi="Times New Roman" w:cs="Times New Roman"/>
          <w:lang w:eastAsia="en-GB" w:bidi="hi-IN"/>
        </w:rPr>
        <w:lastRenderedPageBreak/>
        <w:fldChar w:fldCharType="begin"/>
      </w:r>
      <w:r w:rsidRPr="003679DF">
        <w:rPr>
          <w:rFonts w:ascii="Times New Roman" w:eastAsia="Times New Roman" w:hAnsi="Times New Roman" w:cs="Times New Roman"/>
          <w:lang w:eastAsia="en-GB" w:bidi="hi-IN"/>
        </w:rPr>
        <w:instrText xml:space="preserve"> INCLUDEPICTURE "https://lh7-us.googleusercontent.com/xBRbnWgFp8aexF42W56lVvZAXtbu3_QeSs9sA_sKgNlBDCofMbI5HMB7prW2Efk53rXOyMaGqTF2ist7l_ofLeVb_cWSwRcmXTPh422k7_e9y8vTnAeRdyw68AnRFFZ3VdsOFy9wpYPzeIk5a8b-YKxu2g=s2048" \* MERGEFORMATINET </w:instrText>
      </w:r>
      <w:r w:rsidRPr="003679DF">
        <w:rPr>
          <w:rFonts w:ascii="Times New Roman" w:eastAsia="Times New Roman" w:hAnsi="Times New Roman" w:cs="Times New Roman"/>
          <w:lang w:eastAsia="en-GB" w:bidi="hi-IN"/>
        </w:rPr>
        <w:fldChar w:fldCharType="separate"/>
      </w:r>
      <w:r w:rsidRPr="003679DF">
        <w:rPr>
          <w:rFonts w:ascii="Times New Roman" w:eastAsia="Times New Roman" w:hAnsi="Times New Roman" w:cs="Times New Roman"/>
          <w:noProof/>
          <w:lang w:eastAsia="en-GB" w:bidi="hi-IN"/>
        </w:rPr>
        <w:drawing>
          <wp:inline distT="0" distB="0" distL="0" distR="0" wp14:anchorId="5BAD6BD2" wp14:editId="1FD53CF1">
            <wp:extent cx="5383850" cy="2980702"/>
            <wp:effectExtent l="0" t="0" r="1270" b="3810"/>
            <wp:docPr id="10"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different colored bar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0328"/>
                    <a:stretch/>
                  </pic:blipFill>
                  <pic:spPr bwMode="auto">
                    <a:xfrm>
                      <a:off x="0" y="0"/>
                      <a:ext cx="5422586" cy="3002148"/>
                    </a:xfrm>
                    <a:prstGeom prst="rect">
                      <a:avLst/>
                    </a:prstGeom>
                    <a:noFill/>
                    <a:ln>
                      <a:noFill/>
                    </a:ln>
                    <a:extLst>
                      <a:ext uri="{53640926-AAD7-44D8-BBD7-CCE9431645EC}">
                        <a14:shadowObscured xmlns:a14="http://schemas.microsoft.com/office/drawing/2010/main"/>
                      </a:ext>
                    </a:extLst>
                  </pic:spPr>
                </pic:pic>
              </a:graphicData>
            </a:graphic>
          </wp:inline>
        </w:drawing>
      </w:r>
      <w:r w:rsidRPr="003679DF">
        <w:rPr>
          <w:rFonts w:ascii="Times New Roman" w:eastAsia="Times New Roman" w:hAnsi="Times New Roman" w:cs="Times New Roman"/>
          <w:lang w:eastAsia="en-GB" w:bidi="hi-IN"/>
        </w:rPr>
        <w:fldChar w:fldCharType="end"/>
      </w: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46EC5263" w:rsidR="003679DF" w:rsidRPr="001A1139" w:rsidRDefault="001A1139" w:rsidP="00064826">
      <w:pPr>
        <w:spacing w:line="480" w:lineRule="auto"/>
        <w:rPr>
          <w:i/>
          <w:iCs/>
        </w:rPr>
      </w:pPr>
      <w:r w:rsidRPr="001A1139">
        <w:rPr>
          <w:i/>
          <w:iCs/>
        </w:rPr>
        <w:t>Figure 9: Accuracy for each case in the think-aloud study across participants. Accuracy is operationalised here as the proportion of participants who mention a differential considered correct during that case</w:t>
      </w:r>
      <w:commentRangeStart w:id="197"/>
      <w:r w:rsidRPr="001A1139">
        <w:rPr>
          <w:i/>
          <w:iCs/>
        </w:rPr>
        <w:t xml:space="preserve">. </w:t>
      </w:r>
      <w:commentRangeEnd w:id="197"/>
      <w:r w:rsidR="00937E9C">
        <w:rPr>
          <w:rStyle w:val="CommentReference"/>
        </w:rPr>
        <w:commentReference w:id="197"/>
      </w:r>
    </w:p>
    <w:p w14:paraId="4CE03F42" w14:textId="77777777" w:rsidR="009C00DD" w:rsidRDefault="009C00DD" w:rsidP="00064826">
      <w:pPr>
        <w:spacing w:line="480" w:lineRule="auto"/>
      </w:pPr>
    </w:p>
    <w:p w14:paraId="1A8AC745" w14:textId="73218318" w:rsidR="009C00DD" w:rsidRDefault="009C00DD" w:rsidP="00064826">
      <w:pPr>
        <w:spacing w:line="480" w:lineRule="auto"/>
      </w:pPr>
      <w:commentRangeStart w:id="198"/>
      <w:r>
        <w:t xml:space="preserve">As previous mentioned, Differential Evaluations can be further categorised into one of four subcodes: adding/mentioning a new differential, eliminating/removing a differential from consideration, increasing the likelihood of a differential (or mentioning that evidence/information is in support of a previously mentioned differential) and decreasing the likelihood of a differential (or mentioning that evidence/information is counter to a previous mentioned differential). As found in the previous study, there is a general reticence to disregard differentials completely. </w:t>
      </w:r>
      <w:commentRangeEnd w:id="198"/>
      <w:r w:rsidR="00A848CC">
        <w:rPr>
          <w:rStyle w:val="CommentReference"/>
        </w:rPr>
        <w:commentReference w:id="198"/>
      </w:r>
      <w:r>
        <w:t>Participants, on average across cases, produced more utterances of adding differentials (M = 3.13, SD = 0.66) than removing differentials (M = 0.40, SD = 0.30)</w:t>
      </w:r>
      <w:r w:rsidR="00504986">
        <w:t xml:space="preserve"> to a significant degree (t(15) = 15.22, </w:t>
      </w:r>
      <w:proofErr w:type="spellStart"/>
      <w:r w:rsidR="00504986">
        <w:t>MDiff</w:t>
      </w:r>
      <w:proofErr w:type="spellEnd"/>
      <w:r w:rsidR="00504986">
        <w:t xml:space="preserve"> = 2.73, p &lt; .001)</w:t>
      </w:r>
      <w:r>
        <w:t>.</w:t>
      </w:r>
      <w:r w:rsidR="00504986">
        <w:t xml:space="preserve"> Participants however did also produce more utterances of increasing likelihoods (M = 1.76, SD = 1.06) </w:t>
      </w:r>
      <w:r w:rsidR="00504986">
        <w:lastRenderedPageBreak/>
        <w:t xml:space="preserve">than of decreasing likelihoods (M = 1.03, SD = 0.60) to a significant degree (t(15) = 2.72, </w:t>
      </w:r>
      <w:proofErr w:type="spellStart"/>
      <w:r w:rsidR="00504986">
        <w:t>MDiff</w:t>
      </w:r>
      <w:proofErr w:type="spellEnd"/>
      <w:r w:rsidR="00504986">
        <w:t xml:space="preserve"> = 0.73, p = .02). </w:t>
      </w:r>
      <w:r>
        <w:t xml:space="preserve"> </w:t>
      </w:r>
    </w:p>
    <w:p w14:paraId="67AF1578" w14:textId="77777777" w:rsidR="001A1139" w:rsidRDefault="001A1139" w:rsidP="00064826">
      <w:pPr>
        <w:spacing w:line="480" w:lineRule="auto"/>
      </w:pPr>
    </w:p>
    <w:p w14:paraId="27955E2A" w14:textId="29C8CC65" w:rsidR="003679DF" w:rsidRDefault="003679DF" w:rsidP="00064826">
      <w:pPr>
        <w:spacing w:line="480" w:lineRule="auto"/>
      </w:pPr>
      <w:r>
        <w:rPr>
          <w:noProof/>
        </w:rPr>
        <w:drawing>
          <wp:inline distT="0" distB="0" distL="0" distR="0" wp14:anchorId="6C3243C2" wp14:editId="20E90A95">
            <wp:extent cx="5727700" cy="2674620"/>
            <wp:effectExtent l="0" t="0" r="0" b="5080"/>
            <wp:docPr id="12" name="Picture 1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27700" cy="2674620"/>
                    </a:xfrm>
                    <a:prstGeom prst="rect">
                      <a:avLst/>
                    </a:prstGeom>
                  </pic:spPr>
                </pic:pic>
              </a:graphicData>
            </a:graphic>
          </wp:inline>
        </w:drawing>
      </w:r>
    </w:p>
    <w:p w14:paraId="4D382166" w14:textId="097C0573" w:rsidR="003679DF" w:rsidRPr="00FF6659" w:rsidRDefault="002C792E" w:rsidP="00064826">
      <w:pPr>
        <w:spacing w:line="480" w:lineRule="auto"/>
        <w:rPr>
          <w:i/>
          <w:iCs/>
        </w:rPr>
      </w:pPr>
      <w:r w:rsidRPr="00FF6659">
        <w:rPr>
          <w:i/>
          <w:iCs/>
        </w:rPr>
        <w:t xml:space="preserve">Figure 10: </w:t>
      </w:r>
      <w:r w:rsidR="00FF6659" w:rsidRPr="00FF6659">
        <w:rPr>
          <w:i/>
          <w:iCs/>
        </w:rPr>
        <w:t>Bar graphs showing the average number of each type of differential evaluation across all cases by all participants. The left graph compares the number of utterances of a new differential being considered (green) against the number of utterances of a differential being eliminated or placed not under consideration (purple). The right graphs 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063EB612" w14:textId="77777777" w:rsidR="002C792E" w:rsidRDefault="002C792E" w:rsidP="00064826">
      <w:pPr>
        <w:spacing w:line="480" w:lineRule="auto"/>
      </w:pPr>
    </w:p>
    <w:p w14:paraId="405C24B8" w14:textId="1DEEDD17"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w:t>
      </w:r>
      <w:r w:rsidR="00E9537D">
        <w:lastRenderedPageBreak/>
        <w:t xml:space="preserve">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We also note that the types of reasoning strategy used varies by condition (see figure below), with the MTB case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1777CE49" w:rsidR="003679DF" w:rsidRDefault="003679DF" w:rsidP="00064826">
      <w:pPr>
        <w:spacing w:line="480" w:lineRule="auto"/>
      </w:pPr>
    </w:p>
    <w:p w14:paraId="6A318A1A" w14:textId="73436136" w:rsidR="003679DF" w:rsidRDefault="003679DF" w:rsidP="00064826">
      <w:pPr>
        <w:spacing w:line="480" w:lineRule="auto"/>
      </w:pPr>
      <w:r>
        <w:rPr>
          <w:noProof/>
        </w:rPr>
        <w:drawing>
          <wp:inline distT="0" distB="0" distL="0" distR="0" wp14:anchorId="7AF55AF6" wp14:editId="7EC31720">
            <wp:extent cx="5727700" cy="3775941"/>
            <wp:effectExtent l="0" t="0" r="0" b="0"/>
            <wp:docPr id="11" name="Picture 1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multiple colored bars&#10;&#10;Description automatically generated"/>
                    <pic:cNvPicPr/>
                  </pic:nvPicPr>
                  <pic:blipFill rotWithShape="1">
                    <a:blip r:embed="rId21">
                      <a:extLst>
                        <a:ext uri="{28A0092B-C50C-407E-A947-70E740481C1C}">
                          <a14:useLocalDpi xmlns:a14="http://schemas.microsoft.com/office/drawing/2010/main" val="0"/>
                        </a:ext>
                      </a:extLst>
                    </a:blip>
                    <a:srcRect t="8093"/>
                    <a:stretch/>
                  </pic:blipFill>
                  <pic:spPr bwMode="auto">
                    <a:xfrm>
                      <a:off x="0" y="0"/>
                      <a:ext cx="5727700" cy="3775941"/>
                    </a:xfrm>
                    <a:prstGeom prst="rect">
                      <a:avLst/>
                    </a:prstGeom>
                    <a:ln>
                      <a:noFill/>
                    </a:ln>
                    <a:extLst>
                      <a:ext uri="{53640926-AAD7-44D8-BBD7-CCE9431645EC}">
                        <a14:shadowObscured xmlns:a14="http://schemas.microsoft.com/office/drawing/2010/main"/>
                      </a:ext>
                    </a:extLst>
                  </pic:spPr>
                </pic:pic>
              </a:graphicData>
            </a:graphic>
          </wp:inline>
        </w:drawing>
      </w:r>
    </w:p>
    <w:p w14:paraId="3158C86E" w14:textId="2E9CA427" w:rsidR="00DA3737" w:rsidRPr="00FF6659" w:rsidRDefault="00FF6659" w:rsidP="00064826">
      <w:pPr>
        <w:spacing w:line="480" w:lineRule="auto"/>
        <w:rPr>
          <w:i/>
          <w:iCs/>
        </w:rPr>
      </w:pPr>
      <w:commentRangeStart w:id="199"/>
      <w:r w:rsidRPr="00FF6659">
        <w:rPr>
          <w:i/>
          <w:iCs/>
        </w:rPr>
        <w:lastRenderedPageBreak/>
        <w:t xml:space="preserve">Figure 11: Proportion </w:t>
      </w:r>
      <w:commentRangeEnd w:id="199"/>
      <w:r w:rsidR="00C60329">
        <w:rPr>
          <w:rStyle w:val="CommentReference"/>
        </w:rPr>
        <w:commentReference w:id="199"/>
      </w:r>
      <w:r w:rsidRPr="00FF6659">
        <w:rPr>
          <w:i/>
          <w:iCs/>
        </w:rPr>
        <w:t>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06665A3D" w14:textId="1FCD37A0" w:rsidR="00877E00" w:rsidRDefault="00877E00" w:rsidP="00064826">
      <w:pPr>
        <w:spacing w:line="480" w:lineRule="auto"/>
      </w:pPr>
      <w:commentRangeStart w:id="200"/>
      <w:r>
        <w:t xml:space="preserve">As we collect the same data on information seeking as in Study 1, we can look at the same dependent variables by reasoning strategy. We do not apply statistics to this study due to the lower sample size, making this analysis exploratory and merely indicative. </w:t>
      </w:r>
      <w:commentRangeEnd w:id="200"/>
      <w:r w:rsidR="00A83765">
        <w:rPr>
          <w:rStyle w:val="CommentReference"/>
        </w:rPr>
        <w:commentReference w:id="200"/>
      </w:r>
      <w:r>
        <w:t xml:space="preserve">We first categorise each of the 6 cases as having a ‘dominant’ reasoning strategy based on which was utilised the most across participants. Through this process, we categorise three conditions as HD (AD, UC, GBS), two conditions as PR (MTB, TTP) and one condition as SI </w:t>
      </w:r>
      <w:r>
        <w:lastRenderedPageBreak/>
        <w:t xml:space="preserve">(TA). The proportions of participants who use each reasoning strategy for each condition can be viewed in Figure 11. </w:t>
      </w:r>
      <w:r w:rsidR="00D14F2B">
        <w:t xml:space="preserve">We then compare the individual case classifications of strategy to this reasoning strategy that is most commonly used for that medical condition. </w:t>
      </w:r>
      <w:r w:rsidR="00F80ECF">
        <w:t xml:space="preserve">Table 2 below shows how dependent variables are affected by both the dominant strategy for that condition and whether the participant is using the dominant strategy. We do find that the amount of information seeking was fairly consistent across reasoning strategy. We observe however that PR cases were associated with lower variance and higher value in information seeking. This does not translate into higher accuracy however, though we should note that the manner in which accuracy was defined for this study limits out analysis only to utterances made out loud of specific conditions rather than formally recorded differentials as we did in Study 1. </w:t>
      </w:r>
      <w:r w:rsidR="00B95932">
        <w:t>We do note however that participants were more accurate when using the dominant strategy for that case than when using a different strategy to that used by the majority. Whilst exploratory, these results indicate that reasoning strategy might indeed be linked to patterns of information seeking and could offer a bridge to the observed results in Study 1</w:t>
      </w:r>
      <w:commentRangeStart w:id="201"/>
      <w:r w:rsidR="00B95932">
        <w:t>.</w:t>
      </w:r>
      <w:commentRangeEnd w:id="201"/>
      <w:r w:rsidR="004F060B">
        <w:rPr>
          <w:rStyle w:val="CommentReference"/>
        </w:rPr>
        <w:commentReference w:id="201"/>
      </w:r>
      <w:r w:rsidR="00B95932">
        <w:t xml:space="preserve"> </w:t>
      </w:r>
    </w:p>
    <w:p w14:paraId="05B11EDE" w14:textId="77777777" w:rsidR="00B95932" w:rsidRDefault="00B95932" w:rsidP="00064826">
      <w:pPr>
        <w:spacing w:line="480" w:lineRule="auto"/>
      </w:pPr>
    </w:p>
    <w:tbl>
      <w:tblPr>
        <w:tblStyle w:val="TableGrid"/>
        <w:tblW w:w="0" w:type="auto"/>
        <w:tblLook w:val="04A0" w:firstRow="1" w:lastRow="0" w:firstColumn="1" w:lastColumn="0" w:noHBand="0" w:noVBand="1"/>
      </w:tblPr>
      <w:tblGrid>
        <w:gridCol w:w="1580"/>
        <w:gridCol w:w="1210"/>
        <w:gridCol w:w="774"/>
        <w:gridCol w:w="1511"/>
        <w:gridCol w:w="1413"/>
        <w:gridCol w:w="1413"/>
        <w:gridCol w:w="1109"/>
      </w:tblGrid>
      <w:tr w:rsidR="00D14F2B" w14:paraId="02D7C6A7" w14:textId="201631CA" w:rsidTr="00F80ECF">
        <w:tc>
          <w:tcPr>
            <w:tcW w:w="2122" w:type="dxa"/>
          </w:tcPr>
          <w:p w14:paraId="750CD8B4" w14:textId="5334DE5B" w:rsidR="00D14F2B" w:rsidRPr="00D14F2B" w:rsidRDefault="00D14F2B" w:rsidP="00F80ECF">
            <w:pPr>
              <w:spacing w:line="480" w:lineRule="auto"/>
              <w:jc w:val="center"/>
              <w:rPr>
                <w:b/>
                <w:bCs/>
              </w:rPr>
            </w:pPr>
            <w:r w:rsidRPr="00D14F2B">
              <w:rPr>
                <w:b/>
                <w:bCs/>
              </w:rPr>
              <w:t>Dominant Strategy</w:t>
            </w:r>
          </w:p>
        </w:tc>
        <w:tc>
          <w:tcPr>
            <w:tcW w:w="525" w:type="dxa"/>
          </w:tcPr>
          <w:p w14:paraId="08E27A97" w14:textId="186F6B44" w:rsidR="00D14F2B" w:rsidRPr="00D14F2B" w:rsidRDefault="00D14F2B" w:rsidP="00D14F2B">
            <w:pPr>
              <w:spacing w:line="480" w:lineRule="auto"/>
              <w:jc w:val="center"/>
              <w:rPr>
                <w:b/>
                <w:bCs/>
              </w:rPr>
            </w:pPr>
            <w:r w:rsidRPr="00D14F2B">
              <w:rPr>
                <w:b/>
                <w:bCs/>
              </w:rPr>
              <w:t>Dominant Strategy Used?</w:t>
            </w:r>
          </w:p>
        </w:tc>
        <w:tc>
          <w:tcPr>
            <w:tcW w:w="774" w:type="dxa"/>
          </w:tcPr>
          <w:p w14:paraId="73859672" w14:textId="21D95979" w:rsidR="00D14F2B" w:rsidRPr="00D14F2B" w:rsidRDefault="00D14F2B" w:rsidP="00D14F2B">
            <w:pPr>
              <w:spacing w:line="480" w:lineRule="auto"/>
              <w:jc w:val="center"/>
              <w:rPr>
                <w:b/>
                <w:bCs/>
              </w:rPr>
            </w:pPr>
            <w:r w:rsidRPr="00D14F2B">
              <w:rPr>
                <w:b/>
                <w:bCs/>
              </w:rPr>
              <w:t>No. Cases</w:t>
            </w:r>
          </w:p>
        </w:tc>
        <w:tc>
          <w:tcPr>
            <w:tcW w:w="1654" w:type="dxa"/>
          </w:tcPr>
          <w:p w14:paraId="0F3EC40C" w14:textId="77777777" w:rsidR="00D14F2B" w:rsidRDefault="00D14F2B" w:rsidP="00D14F2B">
            <w:pPr>
              <w:spacing w:line="480" w:lineRule="auto"/>
              <w:jc w:val="center"/>
              <w:rPr>
                <w:b/>
                <w:bCs/>
              </w:rPr>
            </w:pPr>
            <w:r w:rsidRPr="00D14F2B">
              <w:rPr>
                <w:b/>
                <w:bCs/>
              </w:rPr>
              <w:t>Information Seeking</w:t>
            </w:r>
          </w:p>
          <w:p w14:paraId="66E977F7" w14:textId="75F3C883" w:rsidR="00F80ECF" w:rsidRPr="00D14F2B" w:rsidRDefault="00F80ECF" w:rsidP="00D14F2B">
            <w:pPr>
              <w:spacing w:line="480" w:lineRule="auto"/>
              <w:jc w:val="center"/>
              <w:rPr>
                <w:b/>
                <w:bCs/>
              </w:rPr>
            </w:pPr>
            <w:r w:rsidRPr="00D14F2B">
              <w:rPr>
                <w:b/>
                <w:bCs/>
              </w:rPr>
              <w:t>Proportion</w:t>
            </w:r>
          </w:p>
        </w:tc>
        <w:tc>
          <w:tcPr>
            <w:tcW w:w="1413" w:type="dxa"/>
          </w:tcPr>
          <w:p w14:paraId="25AC35F1" w14:textId="449F6C7B" w:rsidR="00D14F2B" w:rsidRPr="00D14F2B" w:rsidRDefault="00D14F2B" w:rsidP="00D14F2B">
            <w:pPr>
              <w:spacing w:line="480" w:lineRule="auto"/>
              <w:jc w:val="center"/>
              <w:rPr>
                <w:b/>
                <w:bCs/>
              </w:rPr>
            </w:pPr>
            <w:r w:rsidRPr="00D14F2B">
              <w:rPr>
                <w:b/>
                <w:bCs/>
              </w:rPr>
              <w:t>Information Value</w:t>
            </w:r>
          </w:p>
        </w:tc>
        <w:tc>
          <w:tcPr>
            <w:tcW w:w="1413" w:type="dxa"/>
          </w:tcPr>
          <w:p w14:paraId="5A9E3804" w14:textId="23E0E96D" w:rsidR="00D14F2B" w:rsidRPr="00D14F2B" w:rsidRDefault="00D14F2B" w:rsidP="00D14F2B">
            <w:pPr>
              <w:spacing w:line="480" w:lineRule="auto"/>
              <w:jc w:val="center"/>
              <w:rPr>
                <w:b/>
                <w:bCs/>
              </w:rPr>
            </w:pPr>
            <w:r w:rsidRPr="00D14F2B">
              <w:rPr>
                <w:b/>
                <w:bCs/>
              </w:rPr>
              <w:t>Information Variance</w:t>
            </w:r>
          </w:p>
        </w:tc>
        <w:tc>
          <w:tcPr>
            <w:tcW w:w="1109" w:type="dxa"/>
          </w:tcPr>
          <w:p w14:paraId="0E80C88F" w14:textId="04ED153F" w:rsidR="00D14F2B" w:rsidRPr="00D14F2B" w:rsidRDefault="00D14F2B" w:rsidP="00D14F2B">
            <w:pPr>
              <w:spacing w:line="480" w:lineRule="auto"/>
              <w:jc w:val="center"/>
              <w:rPr>
                <w:b/>
                <w:bCs/>
              </w:rPr>
            </w:pPr>
            <w:r w:rsidRPr="00D14F2B">
              <w:rPr>
                <w:b/>
                <w:bCs/>
              </w:rPr>
              <w:t>Accuracy</w:t>
            </w:r>
          </w:p>
        </w:tc>
      </w:tr>
      <w:tr w:rsidR="00D14F2B" w14:paraId="1AF6649C" w14:textId="7D9AD5EF" w:rsidTr="00F80ECF">
        <w:tc>
          <w:tcPr>
            <w:tcW w:w="2122" w:type="dxa"/>
            <w:vMerge w:val="restart"/>
          </w:tcPr>
          <w:p w14:paraId="001F0BF2" w14:textId="77777777" w:rsidR="00D14F2B" w:rsidRDefault="00D14F2B" w:rsidP="00D14F2B">
            <w:pPr>
              <w:spacing w:line="480" w:lineRule="auto"/>
              <w:jc w:val="center"/>
            </w:pPr>
            <w:r>
              <w:t>HD</w:t>
            </w:r>
          </w:p>
          <w:p w14:paraId="2AEC95F0" w14:textId="7C3102E7" w:rsidR="00F80ECF" w:rsidRDefault="00F80ECF" w:rsidP="00D14F2B">
            <w:pPr>
              <w:spacing w:line="480" w:lineRule="auto"/>
              <w:jc w:val="center"/>
            </w:pPr>
            <w:r>
              <w:t>(AD, UC, GBS)</w:t>
            </w:r>
          </w:p>
        </w:tc>
        <w:tc>
          <w:tcPr>
            <w:tcW w:w="525" w:type="dxa"/>
          </w:tcPr>
          <w:p w14:paraId="5140E48B" w14:textId="7CF1162C" w:rsidR="00D14F2B" w:rsidRDefault="00D14F2B" w:rsidP="00D14F2B">
            <w:pPr>
              <w:spacing w:line="480" w:lineRule="auto"/>
              <w:jc w:val="center"/>
            </w:pPr>
            <w:r>
              <w:t>Yes</w:t>
            </w:r>
          </w:p>
        </w:tc>
        <w:tc>
          <w:tcPr>
            <w:tcW w:w="774" w:type="dxa"/>
          </w:tcPr>
          <w:p w14:paraId="418C767F" w14:textId="582FB3F4" w:rsidR="00D14F2B" w:rsidRDefault="00D14F2B" w:rsidP="00F80ECF">
            <w:pPr>
              <w:spacing w:line="480" w:lineRule="auto"/>
              <w:jc w:val="center"/>
            </w:pPr>
            <w:r>
              <w:t>29</w:t>
            </w:r>
          </w:p>
        </w:tc>
        <w:tc>
          <w:tcPr>
            <w:tcW w:w="1654" w:type="dxa"/>
          </w:tcPr>
          <w:p w14:paraId="44AAC359" w14:textId="573B84FD" w:rsidR="00D14F2B" w:rsidRDefault="00D14F2B" w:rsidP="00F80ECF">
            <w:pPr>
              <w:spacing w:line="480" w:lineRule="auto"/>
              <w:jc w:val="center"/>
            </w:pPr>
            <w:r>
              <w:t>0.78</w:t>
            </w:r>
          </w:p>
        </w:tc>
        <w:tc>
          <w:tcPr>
            <w:tcW w:w="1413" w:type="dxa"/>
          </w:tcPr>
          <w:p w14:paraId="661505AC" w14:textId="739FBBA7" w:rsidR="00D14F2B" w:rsidRDefault="00D14F2B" w:rsidP="00F80ECF">
            <w:pPr>
              <w:spacing w:line="480" w:lineRule="auto"/>
              <w:jc w:val="center"/>
            </w:pPr>
            <w:r>
              <w:t>2.38</w:t>
            </w:r>
          </w:p>
        </w:tc>
        <w:tc>
          <w:tcPr>
            <w:tcW w:w="1413" w:type="dxa"/>
          </w:tcPr>
          <w:p w14:paraId="4F87773E" w14:textId="1F7D4708" w:rsidR="00D14F2B" w:rsidRDefault="00D14F2B" w:rsidP="00F80ECF">
            <w:pPr>
              <w:spacing w:line="480" w:lineRule="auto"/>
              <w:jc w:val="center"/>
            </w:pPr>
            <w:r>
              <w:t>0.18</w:t>
            </w:r>
          </w:p>
        </w:tc>
        <w:tc>
          <w:tcPr>
            <w:tcW w:w="1109" w:type="dxa"/>
          </w:tcPr>
          <w:p w14:paraId="380E36AC" w14:textId="462B799B" w:rsidR="00D14F2B" w:rsidRDefault="00D14F2B" w:rsidP="00F80ECF">
            <w:pPr>
              <w:spacing w:line="480" w:lineRule="auto"/>
              <w:jc w:val="center"/>
            </w:pPr>
            <w:r>
              <w:t>0.79</w:t>
            </w:r>
          </w:p>
        </w:tc>
      </w:tr>
      <w:tr w:rsidR="00D14F2B" w14:paraId="37FDD306" w14:textId="14544046" w:rsidTr="00F80ECF">
        <w:tc>
          <w:tcPr>
            <w:tcW w:w="2122" w:type="dxa"/>
            <w:vMerge/>
          </w:tcPr>
          <w:p w14:paraId="797E7B67" w14:textId="77777777" w:rsidR="00D14F2B" w:rsidRDefault="00D14F2B" w:rsidP="00D14F2B">
            <w:pPr>
              <w:spacing w:line="480" w:lineRule="auto"/>
              <w:jc w:val="center"/>
            </w:pPr>
          </w:p>
        </w:tc>
        <w:tc>
          <w:tcPr>
            <w:tcW w:w="525" w:type="dxa"/>
          </w:tcPr>
          <w:p w14:paraId="04510A3E" w14:textId="579E5FF6" w:rsidR="00D14F2B" w:rsidRDefault="00D14F2B" w:rsidP="00D14F2B">
            <w:pPr>
              <w:spacing w:line="480" w:lineRule="auto"/>
              <w:jc w:val="center"/>
            </w:pPr>
            <w:r>
              <w:t>No</w:t>
            </w:r>
          </w:p>
        </w:tc>
        <w:tc>
          <w:tcPr>
            <w:tcW w:w="774" w:type="dxa"/>
          </w:tcPr>
          <w:p w14:paraId="3402AEB0" w14:textId="557475D1" w:rsidR="00D14F2B" w:rsidRDefault="00D14F2B" w:rsidP="00F80ECF">
            <w:pPr>
              <w:spacing w:line="480" w:lineRule="auto"/>
              <w:jc w:val="center"/>
            </w:pPr>
            <w:r>
              <w:t>19</w:t>
            </w:r>
          </w:p>
        </w:tc>
        <w:tc>
          <w:tcPr>
            <w:tcW w:w="1654" w:type="dxa"/>
          </w:tcPr>
          <w:p w14:paraId="65F45852" w14:textId="2C534495" w:rsidR="00D14F2B" w:rsidRDefault="00D14F2B" w:rsidP="00F80ECF">
            <w:pPr>
              <w:spacing w:line="480" w:lineRule="auto"/>
              <w:jc w:val="center"/>
            </w:pPr>
            <w:r>
              <w:t>0.77</w:t>
            </w:r>
          </w:p>
        </w:tc>
        <w:tc>
          <w:tcPr>
            <w:tcW w:w="1413" w:type="dxa"/>
          </w:tcPr>
          <w:p w14:paraId="69ED3F71" w14:textId="1C788964" w:rsidR="00D14F2B" w:rsidRDefault="00D14F2B" w:rsidP="00F80ECF">
            <w:pPr>
              <w:spacing w:line="480" w:lineRule="auto"/>
              <w:jc w:val="center"/>
            </w:pPr>
            <w:r>
              <w:t>2.04</w:t>
            </w:r>
          </w:p>
        </w:tc>
        <w:tc>
          <w:tcPr>
            <w:tcW w:w="1413" w:type="dxa"/>
          </w:tcPr>
          <w:p w14:paraId="4DA7C358" w14:textId="25BCA96E" w:rsidR="00D14F2B" w:rsidRDefault="00D14F2B" w:rsidP="00F80ECF">
            <w:pPr>
              <w:spacing w:line="480" w:lineRule="auto"/>
              <w:jc w:val="center"/>
            </w:pPr>
            <w:r>
              <w:t>0.20</w:t>
            </w:r>
          </w:p>
        </w:tc>
        <w:tc>
          <w:tcPr>
            <w:tcW w:w="1109" w:type="dxa"/>
          </w:tcPr>
          <w:p w14:paraId="7F328475" w14:textId="5F56F1A7" w:rsidR="00D14F2B" w:rsidRDefault="00D14F2B" w:rsidP="00F80ECF">
            <w:pPr>
              <w:spacing w:line="480" w:lineRule="auto"/>
              <w:jc w:val="center"/>
            </w:pPr>
            <w:r>
              <w:t>0.58</w:t>
            </w:r>
          </w:p>
        </w:tc>
      </w:tr>
      <w:tr w:rsidR="00D14F2B" w14:paraId="3ECEFE16" w14:textId="50108433" w:rsidTr="00F80ECF">
        <w:tc>
          <w:tcPr>
            <w:tcW w:w="2122" w:type="dxa"/>
            <w:vMerge w:val="restart"/>
          </w:tcPr>
          <w:p w14:paraId="461492A8" w14:textId="77777777" w:rsidR="00D14F2B" w:rsidRDefault="00D14F2B" w:rsidP="00D14F2B">
            <w:pPr>
              <w:spacing w:line="480" w:lineRule="auto"/>
              <w:jc w:val="center"/>
            </w:pPr>
            <w:r>
              <w:t>PR</w:t>
            </w:r>
          </w:p>
          <w:p w14:paraId="655F359C" w14:textId="2ED2CC1F" w:rsidR="00F80ECF" w:rsidRDefault="00F80ECF" w:rsidP="00D14F2B">
            <w:pPr>
              <w:spacing w:line="480" w:lineRule="auto"/>
              <w:jc w:val="center"/>
            </w:pPr>
            <w:r>
              <w:t>(MTB, TTP)</w:t>
            </w:r>
          </w:p>
        </w:tc>
        <w:tc>
          <w:tcPr>
            <w:tcW w:w="525" w:type="dxa"/>
          </w:tcPr>
          <w:p w14:paraId="109883AE" w14:textId="40AC5258" w:rsidR="00D14F2B" w:rsidRDefault="00D14F2B" w:rsidP="00D14F2B">
            <w:pPr>
              <w:spacing w:line="480" w:lineRule="auto"/>
              <w:jc w:val="center"/>
            </w:pPr>
            <w:r>
              <w:t>Yes</w:t>
            </w:r>
          </w:p>
        </w:tc>
        <w:tc>
          <w:tcPr>
            <w:tcW w:w="774" w:type="dxa"/>
          </w:tcPr>
          <w:p w14:paraId="4600742A" w14:textId="68EC8FE7" w:rsidR="00D14F2B" w:rsidRDefault="00D14F2B" w:rsidP="00F80ECF">
            <w:pPr>
              <w:spacing w:line="480" w:lineRule="auto"/>
              <w:jc w:val="center"/>
            </w:pPr>
            <w:r>
              <w:t>17</w:t>
            </w:r>
          </w:p>
        </w:tc>
        <w:tc>
          <w:tcPr>
            <w:tcW w:w="1654" w:type="dxa"/>
          </w:tcPr>
          <w:p w14:paraId="1A7553D0" w14:textId="3010F1BA" w:rsidR="00D14F2B" w:rsidRDefault="00D14F2B" w:rsidP="00F80ECF">
            <w:pPr>
              <w:spacing w:line="480" w:lineRule="auto"/>
              <w:jc w:val="center"/>
            </w:pPr>
            <w:r>
              <w:t>0.77</w:t>
            </w:r>
          </w:p>
        </w:tc>
        <w:tc>
          <w:tcPr>
            <w:tcW w:w="1413" w:type="dxa"/>
          </w:tcPr>
          <w:p w14:paraId="221D2343" w14:textId="0058B144" w:rsidR="00D14F2B" w:rsidRDefault="00D14F2B" w:rsidP="00F80ECF">
            <w:pPr>
              <w:spacing w:line="480" w:lineRule="auto"/>
              <w:jc w:val="center"/>
            </w:pPr>
            <w:r>
              <w:t>3.81</w:t>
            </w:r>
          </w:p>
        </w:tc>
        <w:tc>
          <w:tcPr>
            <w:tcW w:w="1413" w:type="dxa"/>
          </w:tcPr>
          <w:p w14:paraId="52DE8CDE" w14:textId="11C94CC2" w:rsidR="00D14F2B" w:rsidRDefault="00D14F2B" w:rsidP="00F80ECF">
            <w:pPr>
              <w:spacing w:line="480" w:lineRule="auto"/>
              <w:jc w:val="center"/>
            </w:pPr>
            <w:r>
              <w:t>0.14</w:t>
            </w:r>
          </w:p>
        </w:tc>
        <w:tc>
          <w:tcPr>
            <w:tcW w:w="1109" w:type="dxa"/>
          </w:tcPr>
          <w:p w14:paraId="24AC7092" w14:textId="450F5985" w:rsidR="00D14F2B" w:rsidRDefault="00D14F2B" w:rsidP="00F80ECF">
            <w:pPr>
              <w:spacing w:line="480" w:lineRule="auto"/>
              <w:jc w:val="center"/>
            </w:pPr>
            <w:r>
              <w:t>0.53</w:t>
            </w:r>
          </w:p>
        </w:tc>
      </w:tr>
      <w:tr w:rsidR="00D14F2B" w14:paraId="7FF467E7" w14:textId="066754EE" w:rsidTr="00F80ECF">
        <w:tc>
          <w:tcPr>
            <w:tcW w:w="2122" w:type="dxa"/>
            <w:vMerge/>
          </w:tcPr>
          <w:p w14:paraId="36A7B8F8" w14:textId="77777777" w:rsidR="00D14F2B" w:rsidRDefault="00D14F2B" w:rsidP="00064826">
            <w:pPr>
              <w:spacing w:line="480" w:lineRule="auto"/>
            </w:pPr>
          </w:p>
        </w:tc>
        <w:tc>
          <w:tcPr>
            <w:tcW w:w="525" w:type="dxa"/>
          </w:tcPr>
          <w:p w14:paraId="5B6FDB55" w14:textId="7C499AD6" w:rsidR="00D14F2B" w:rsidRDefault="00D14F2B" w:rsidP="00D14F2B">
            <w:pPr>
              <w:spacing w:line="480" w:lineRule="auto"/>
              <w:jc w:val="center"/>
            </w:pPr>
            <w:r>
              <w:t>No</w:t>
            </w:r>
          </w:p>
        </w:tc>
        <w:tc>
          <w:tcPr>
            <w:tcW w:w="774" w:type="dxa"/>
          </w:tcPr>
          <w:p w14:paraId="6D3E3287" w14:textId="44B9A897" w:rsidR="00D14F2B" w:rsidRDefault="00D14F2B" w:rsidP="00F80ECF">
            <w:pPr>
              <w:spacing w:line="480" w:lineRule="auto"/>
              <w:jc w:val="center"/>
            </w:pPr>
            <w:r>
              <w:t>15</w:t>
            </w:r>
          </w:p>
        </w:tc>
        <w:tc>
          <w:tcPr>
            <w:tcW w:w="1654" w:type="dxa"/>
          </w:tcPr>
          <w:p w14:paraId="06255F68" w14:textId="15163BB3" w:rsidR="00D14F2B" w:rsidRDefault="00D14F2B" w:rsidP="00F80ECF">
            <w:pPr>
              <w:spacing w:line="480" w:lineRule="auto"/>
              <w:jc w:val="center"/>
            </w:pPr>
            <w:r>
              <w:t>0.78</w:t>
            </w:r>
          </w:p>
        </w:tc>
        <w:tc>
          <w:tcPr>
            <w:tcW w:w="1413" w:type="dxa"/>
          </w:tcPr>
          <w:p w14:paraId="62C9BDB8" w14:textId="2EC2FADD" w:rsidR="00D14F2B" w:rsidRDefault="00D14F2B" w:rsidP="00F80ECF">
            <w:pPr>
              <w:spacing w:line="480" w:lineRule="auto"/>
              <w:jc w:val="center"/>
            </w:pPr>
            <w:commentRangeStart w:id="202"/>
            <w:r>
              <w:t>3.95</w:t>
            </w:r>
            <w:commentRangeEnd w:id="202"/>
            <w:r w:rsidR="00610F4C">
              <w:rPr>
                <w:rStyle w:val="CommentReference"/>
              </w:rPr>
              <w:commentReference w:id="202"/>
            </w:r>
          </w:p>
        </w:tc>
        <w:tc>
          <w:tcPr>
            <w:tcW w:w="1413" w:type="dxa"/>
          </w:tcPr>
          <w:p w14:paraId="70802ABC" w14:textId="6AA811A4" w:rsidR="00D14F2B" w:rsidRDefault="00D14F2B" w:rsidP="00F80ECF">
            <w:pPr>
              <w:spacing w:line="480" w:lineRule="auto"/>
              <w:jc w:val="center"/>
            </w:pPr>
            <w:r>
              <w:t>0.13</w:t>
            </w:r>
          </w:p>
        </w:tc>
        <w:tc>
          <w:tcPr>
            <w:tcW w:w="1109" w:type="dxa"/>
          </w:tcPr>
          <w:p w14:paraId="4531D14D" w14:textId="78DD6C75" w:rsidR="00D14F2B" w:rsidRDefault="00D14F2B" w:rsidP="00F80ECF">
            <w:pPr>
              <w:spacing w:line="480" w:lineRule="auto"/>
              <w:jc w:val="center"/>
            </w:pPr>
            <w:commentRangeStart w:id="203"/>
            <w:r>
              <w:t>0.33</w:t>
            </w:r>
            <w:commentRangeEnd w:id="203"/>
            <w:r w:rsidR="00610F4C">
              <w:rPr>
                <w:rStyle w:val="CommentReference"/>
              </w:rPr>
              <w:commentReference w:id="203"/>
            </w:r>
          </w:p>
        </w:tc>
      </w:tr>
    </w:tbl>
    <w:p w14:paraId="17A979BB" w14:textId="77777777" w:rsidR="00D14F2B" w:rsidRDefault="00D14F2B" w:rsidP="00064826">
      <w:pPr>
        <w:spacing w:line="480" w:lineRule="auto"/>
      </w:pPr>
    </w:p>
    <w:p w14:paraId="376FC8F6" w14:textId="7AB11BC4" w:rsidR="006E4A06" w:rsidRPr="00F80ECF" w:rsidRDefault="00F80ECF" w:rsidP="00064826">
      <w:pPr>
        <w:spacing w:line="480" w:lineRule="auto"/>
        <w:rPr>
          <w:i/>
          <w:iCs/>
        </w:rPr>
      </w:pPr>
      <w:r w:rsidRPr="00F80ECF">
        <w:rPr>
          <w:i/>
          <w:iCs/>
        </w:rPr>
        <w:lastRenderedPageBreak/>
        <w:t xml:space="preserve">Table 2: Dependent variables from study 2 broken down by the dominant strategy for the cases’ condition and if the individual classified strategy matches this dominant strategy (used by the majority of participants when performing that scenario). </w:t>
      </w:r>
      <w:r>
        <w:rPr>
          <w:i/>
          <w:iCs/>
        </w:rPr>
        <w:t xml:space="preserve">We only show data for HD and PR conditions as only one condition was classified as SI. </w:t>
      </w:r>
    </w:p>
    <w:p w14:paraId="00879717" w14:textId="77777777" w:rsidR="00F80ECF" w:rsidRDefault="00F80ECF" w:rsidP="00064826">
      <w:pPr>
        <w:spacing w:line="480" w:lineRule="auto"/>
      </w:pPr>
    </w:p>
    <w:p w14:paraId="17F139C2" w14:textId="1EDBAB73" w:rsidR="009265FD" w:rsidRDefault="009265FD" w:rsidP="00064826">
      <w:pPr>
        <w:spacing w:line="480" w:lineRule="auto"/>
      </w:pPr>
      <w:r>
        <w:t xml:space="preserve">Next we discuss key themes that emerged from the debrief interviews. </w:t>
      </w:r>
    </w:p>
    <w:p w14:paraId="4F603EF0" w14:textId="77777777" w:rsidR="002E1956" w:rsidRDefault="002E1956"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59AAADE5" w:rsidR="002E1956" w:rsidRDefault="00411948" w:rsidP="002E1956">
      <w:pPr>
        <w:spacing w:line="480" w:lineRule="auto"/>
      </w:pPr>
      <w:r>
        <w:t>Participants reported that there are difficulties with managing sets of differentials when making diagnoses</w:t>
      </w:r>
      <w:r w:rsidR="007F6BD6">
        <w:t xml:space="preserve"> (</w:t>
      </w:r>
      <w:commentRangeStart w:id="204"/>
      <w:r w:rsidR="007F6BD6">
        <w:t>in brackets are anonymised participant ids for the relevant quote</w:t>
      </w:r>
      <w:commentRangeEnd w:id="204"/>
      <w:r w:rsidR="00950D88">
        <w:rPr>
          <w:rStyle w:val="CommentReference"/>
        </w:rPr>
        <w:commentReference w:id="204"/>
      </w:r>
      <w:r w:rsidR="007F6BD6">
        <w:t>)</w:t>
      </w:r>
      <w:r>
        <w:t>:</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“I find it more stressful 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34042AE3" w:rsidR="00411948" w:rsidRDefault="00411948" w:rsidP="002E1956">
      <w:pPr>
        <w:spacing w:line="480" w:lineRule="auto"/>
      </w:pPr>
      <w:commentRangeStart w:id="205"/>
      <w:r>
        <w:t>As we shall explore in the next section</w:t>
      </w:r>
      <w:commentRangeEnd w:id="205"/>
      <w:r w:rsidR="00A0118C">
        <w:rPr>
          <w:rStyle w:val="CommentReference"/>
        </w:rPr>
        <w:commentReference w:id="205"/>
      </w:r>
      <w:r>
        <w:t xml:space="preserve">, </w:t>
      </w:r>
      <w:commentRangeStart w:id="206"/>
      <w:r>
        <w:t xml:space="preserve">participants </w:t>
      </w:r>
      <w:commentRangeEnd w:id="206"/>
      <w:r w:rsidR="00855352">
        <w:rPr>
          <w:rStyle w:val="CommentReference"/>
        </w:rPr>
        <w:commentReference w:id="206"/>
      </w:r>
      <w:r>
        <w:t>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D04473" w14:textId="29845BCE" w:rsidR="002E1956" w:rsidRPr="00FF6659" w:rsidRDefault="00411948" w:rsidP="002E1956">
      <w:pPr>
        <w:spacing w:line="480" w:lineRule="auto"/>
        <w:rPr>
          <w:i/>
          <w:iCs/>
        </w:rPr>
      </w:pPr>
      <w:r w:rsidRPr="00CB5A2F">
        <w:rPr>
          <w:i/>
          <w:iCs/>
        </w:rPr>
        <w:t>I think I do…rule out definitely some…it's sometimes difficult to rule out completely. (</w:t>
      </w:r>
      <w:proofErr w:type="spellStart"/>
      <w:r w:rsidRPr="00CB5A2F">
        <w:rPr>
          <w:i/>
          <w:iCs/>
        </w:rPr>
        <w:t>dcjymb</w:t>
      </w:r>
      <w:proofErr w:type="spellEnd"/>
      <w:r w:rsidRPr="00CB5A2F">
        <w:rPr>
          <w:i/>
          <w:iCs/>
        </w:rPr>
        <w:t>)</w:t>
      </w:r>
    </w:p>
    <w:p w14:paraId="72142F19" w14:textId="55C2A4E8"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0B5FC57A" w14:textId="77777777" w:rsidR="002E1956" w:rsidRDefault="002E1956" w:rsidP="002E1956">
      <w:pPr>
        <w:spacing w:line="480" w:lineRule="auto"/>
        <w:rPr>
          <w:i/>
          <w:iCs/>
        </w:rPr>
      </w:pPr>
      <w:r w:rsidRPr="00CB5A2F">
        <w:rPr>
          <w:i/>
          <w:iCs/>
        </w:rPr>
        <w:t xml:space="preserve">“So like a lot of my thinking is like, what like really worrying thing could this be that we need to rule out? And what tests do I need to rule it out? But then also like when I'm thinking or </w:t>
      </w:r>
      <w:r w:rsidRPr="00CB5A2F">
        <w:rPr>
          <w:i/>
          <w:iCs/>
        </w:rPr>
        <w:lastRenderedPageBreak/>
        <w:t>what could this be, I'm also thinking about what investigations would help me to conclusively reach a diagnosis that this is what it is once I think I know what's going on.” (5lvg8j)</w:t>
      </w:r>
    </w:p>
    <w:p w14:paraId="52F6A1EF" w14:textId="77777777" w:rsidR="002E1956" w:rsidRDefault="002E1956" w:rsidP="00064826">
      <w:pPr>
        <w:spacing w:line="480" w:lineRule="auto"/>
      </w:pPr>
    </w:p>
    <w:p w14:paraId="440E7BFF" w14:textId="532CBA94" w:rsidR="00CB5A2F" w:rsidRPr="00CB5A2F" w:rsidRDefault="00CB5A2F" w:rsidP="00064826">
      <w:pPr>
        <w:spacing w:line="480" w:lineRule="auto"/>
        <w:rPr>
          <w:b/>
          <w:bCs/>
        </w:rPr>
      </w:pPr>
      <w:r w:rsidRPr="00CB5A2F">
        <w:rPr>
          <w:b/>
          <w:bCs/>
        </w:rPr>
        <w:t>Attempting to Keep Open Minded</w:t>
      </w:r>
    </w:p>
    <w:p w14:paraId="54ED73BA" w14:textId="45C7B4AA" w:rsidR="00872454" w:rsidRDefault="00872454" w:rsidP="00064826">
      <w:pPr>
        <w:spacing w:line="480" w:lineRule="auto"/>
      </w:pPr>
      <w:r>
        <w:t>Participants reported being aware of a tendency to become fixated with a differential prematurely without considering others:</w:t>
      </w:r>
    </w:p>
    <w:p w14:paraId="196AC516" w14:textId="77777777" w:rsidR="00872454" w:rsidRDefault="00872454" w:rsidP="00064826">
      <w:pPr>
        <w:spacing w:line="480" w:lineRule="auto"/>
        <w:rPr>
          <w:i/>
          <w:iCs/>
        </w:rPr>
      </w:pPr>
    </w:p>
    <w:p w14:paraId="529838C4" w14:textId="6C55900E" w:rsidR="00121EE1" w:rsidRPr="00FF6659" w:rsidRDefault="00121EE1" w:rsidP="00064826">
      <w:pPr>
        <w:spacing w:line="480" w:lineRule="auto"/>
        <w:rPr>
          <w:i/>
          <w:iCs/>
        </w:rPr>
      </w:pP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 (k5376h)</w:t>
      </w:r>
    </w:p>
    <w:p w14:paraId="44041939" w14:textId="72F03826" w:rsidR="00CB5A2F" w:rsidRPr="00CB5A2F" w:rsidRDefault="00CB5A2F" w:rsidP="00064826">
      <w:pPr>
        <w:spacing w:line="480" w:lineRule="auto"/>
        <w:rPr>
          <w:i/>
          <w:iCs/>
        </w:rPr>
      </w:pPr>
      <w:r w:rsidRPr="00CB5A2F">
        <w:rPr>
          <w:i/>
          <w:iCs/>
        </w:rPr>
        <w:t>“I think my brain can sometimes get stuck on an idea. And it's difficult to pull away from that. Or sometimes it can go too broad and it's like, I don't know what's going on.” (gdq7tc)</w:t>
      </w:r>
    </w:p>
    <w:p w14:paraId="64FB0B31" w14:textId="3017A2FA" w:rsidR="00DE3ABF" w:rsidRDefault="00DE3ABF" w:rsidP="00064826">
      <w:pPr>
        <w:spacing w:line="480" w:lineRule="auto"/>
      </w:pPr>
    </w:p>
    <w:p w14:paraId="15D41D53" w14:textId="3A48CB8B" w:rsidR="00872454" w:rsidRDefault="00872454" w:rsidP="00064826">
      <w:pPr>
        <w:spacing w:line="480" w:lineRule="auto"/>
      </w:pPr>
      <w:r>
        <w:t xml:space="preserve">Part of this “anchor bias” </w:t>
      </w:r>
      <w:r w:rsidR="00B95932">
        <w:t xml:space="preserve">may </w:t>
      </w:r>
      <w:r>
        <w:t>stem</w:t>
      </w:r>
      <w:r w:rsidR="00B95932">
        <w:t xml:space="preserve"> </w:t>
      </w:r>
      <w:r>
        <w:t>from the relative inexperience</w:t>
      </w:r>
      <w:r w:rsidR="00B95932">
        <w:t xml:space="preserve"> and lack of knowledge</w:t>
      </w:r>
      <w:r>
        <w:t xml:space="preserve"> that medical students have at their stage of their medical </w:t>
      </w:r>
      <w:r w:rsidR="007F6BD6">
        <w:t>career</w:t>
      </w:r>
      <w:r>
        <w:t>:</w:t>
      </w:r>
    </w:p>
    <w:p w14:paraId="110A3008" w14:textId="694BBCF9" w:rsidR="00872454" w:rsidRDefault="00872454" w:rsidP="00064826">
      <w:pPr>
        <w:spacing w:line="480" w:lineRule="auto"/>
      </w:pPr>
    </w:p>
    <w:p w14:paraId="74A11F6F" w14:textId="643FEBE5" w:rsidR="00FF6659" w:rsidRPr="00FF6659" w:rsidRDefault="00872454" w:rsidP="00064826">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37D3164A" w14:textId="6C4D28B3" w:rsidR="00CB5A2F" w:rsidRDefault="00872454" w:rsidP="00CB5A2F">
      <w:pPr>
        <w:spacing w:line="480" w:lineRule="auto"/>
        <w:rPr>
          <w:i/>
          <w:iCs/>
        </w:rPr>
      </w:pPr>
      <w:r w:rsidRPr="00CB5A2F">
        <w:rPr>
          <w:i/>
          <w:iCs/>
        </w:rPr>
        <w:t xml:space="preserve">“But then I do think I, at this stage, I'm quite kind of </w:t>
      </w:r>
      <w:commentRangeStart w:id="207"/>
      <w:r w:rsidRPr="00CB5A2F">
        <w:rPr>
          <w:i/>
          <w:iCs/>
        </w:rPr>
        <w:t xml:space="preserve">bias </w:t>
      </w:r>
      <w:commentRangeEnd w:id="207"/>
      <w:r w:rsidR="00267AAB">
        <w:rPr>
          <w:rStyle w:val="CommentReference"/>
        </w:rPr>
        <w:commentReference w:id="207"/>
      </w:r>
      <w:r w:rsidRPr="00CB5A2F">
        <w:rPr>
          <w:i/>
          <w:iCs/>
        </w:rPr>
        <w:t>towards what I know more about, if that makes sense. So I think the things which I don't know about, I'm just hoping it’s not that.” (3lkzjq)</w:t>
      </w:r>
    </w:p>
    <w:p w14:paraId="671F57A2" w14:textId="444541D5" w:rsidR="00B95932" w:rsidRDefault="00B95932" w:rsidP="00CB5A2F">
      <w:pPr>
        <w:spacing w:line="480" w:lineRule="auto"/>
        <w:rPr>
          <w:i/>
          <w:iCs/>
        </w:rPr>
      </w:pPr>
      <w:r w:rsidRPr="00B95932">
        <w:rPr>
          <w:i/>
          <w:iCs/>
        </w:rPr>
        <w:t>“My knowledge isn't broad enough, like particularly to remember all the differentials for everything.” (rslkq8)</w:t>
      </w:r>
    </w:p>
    <w:p w14:paraId="2534D48D" w14:textId="15B56A91" w:rsidR="00872454" w:rsidRDefault="00872454" w:rsidP="00CB5A2F">
      <w:pPr>
        <w:spacing w:line="480" w:lineRule="auto"/>
        <w:rPr>
          <w:i/>
          <w:iCs/>
        </w:rPr>
      </w:pPr>
    </w:p>
    <w:p w14:paraId="64855C09" w14:textId="7B045F12" w:rsidR="00872454" w:rsidRDefault="005B1D4C" w:rsidP="00CB5A2F">
      <w:pPr>
        <w:spacing w:line="480" w:lineRule="auto"/>
      </w:pPr>
      <w:commentRangeStart w:id="208"/>
      <w:r>
        <w:t xml:space="preserve">The reason that this may be </w:t>
      </w:r>
      <w:commentRangeEnd w:id="208"/>
      <w:r w:rsidR="005F59C5">
        <w:rPr>
          <w:rStyle w:val="CommentReference"/>
        </w:rPr>
        <w:commentReference w:id="208"/>
      </w:r>
      <w:r>
        <w:t xml:space="preserve">linked is as follows: students may not have the necessary experience in medicine to generate a large enough of differentials. As a result, students could exhibit a bias towards what they “know more about”. If a clinician generated a larger set of differentials, they would have more competing differentials to gather information to decide between, making it less likely that they commit to a differential at an early decisional stage. </w:t>
      </w:r>
      <w:r w:rsidR="00B95932" w:rsidRPr="00B95932">
        <w:t>However</w:t>
      </w:r>
      <w:r w:rsidR="00B95932">
        <w:t xml:space="preserve">, we would </w:t>
      </w:r>
      <w:r>
        <w:t xml:space="preserve">have </w:t>
      </w:r>
      <w:r w:rsidR="00B95932">
        <w:t>to recruit more experienced clinicians for this kind of interview in order to understand if having greater medical knowledge alleviates the concerns about potentially ‘anchoring’ on a diagnosis too early in the decision process.</w:t>
      </w:r>
      <w:r>
        <w:t xml:space="preserve"> </w:t>
      </w:r>
      <w:r w:rsidR="00872454">
        <w:t>Other participants however reported an opposite concern however: that they may lack the ability to commit to a differential early enough:</w:t>
      </w:r>
    </w:p>
    <w:p w14:paraId="6C3371A5" w14:textId="0C9BBE4E" w:rsidR="00872454" w:rsidRDefault="00872454" w:rsidP="00CB5A2F">
      <w:pPr>
        <w:spacing w:line="480" w:lineRule="auto"/>
      </w:pPr>
    </w:p>
    <w:p w14:paraId="77E63B9C" w14:textId="1E7AE951" w:rsidR="00872454" w:rsidRPr="008C7BC4" w:rsidRDefault="00872454" w:rsidP="00872454">
      <w:pPr>
        <w:spacing w:line="480" w:lineRule="auto"/>
        <w:rPr>
          <w:i/>
          <w:iCs/>
        </w:rPr>
      </w:pPr>
      <w:r w:rsidRPr="008C7BC4">
        <w:rPr>
          <w:i/>
          <w:iCs/>
        </w:rPr>
        <w:t>“I don't like to commit…I think being broad can be good so you don't miss things.” (gs6zbl)</w:t>
      </w:r>
    </w:p>
    <w:p w14:paraId="7CEAD190" w14:textId="77777777" w:rsidR="00872454" w:rsidRPr="008C7BC4" w:rsidRDefault="00872454" w:rsidP="00872454">
      <w:pPr>
        <w:spacing w:line="480" w:lineRule="auto"/>
        <w:rPr>
          <w:i/>
          <w:iCs/>
        </w:rPr>
      </w:pPr>
      <w:r w:rsidRPr="008C7BC4">
        <w:rPr>
          <w:i/>
          <w:iCs/>
        </w:rPr>
        <w:t>I think we need to rule out differentials, but I felt like a lot of points, I felt like this is the most likely but I still feel like I want rule everything else out first. (d9b1qf)</w:t>
      </w:r>
    </w:p>
    <w:p w14:paraId="7E579F1A" w14:textId="1B7BAD2F" w:rsidR="00CB5A2F" w:rsidRDefault="00CB5A2F" w:rsidP="00064826">
      <w:pPr>
        <w:spacing w:line="480" w:lineRule="auto"/>
      </w:pPr>
    </w:p>
    <w:p w14:paraId="72AFA423" w14:textId="461E94EB" w:rsidR="005B1D4C" w:rsidRDefault="005B1D4C" w:rsidP="00064826">
      <w:pPr>
        <w:spacing w:line="480" w:lineRule="auto"/>
      </w:pPr>
      <w:r>
        <w:t xml:space="preserve">We observed in the quantitative results of this study that at students exhibited some variance in the reasoning strategy that they utilised despite a hypothetico-deductive process being the most commonly used. We also observe here that students can have opposite concerns around being either too narrow or too broad in their consideration of differentials. Hence, a possible explanation for the selection of reasoning strategy at the individual level may be connected to whether a student is considered with broadening or narrowing their range of differentials. A hypothetico-deductive process necessarily involves considering a greater range of differentials, whilst a pattern recognition process involves </w:t>
      </w:r>
      <w:r>
        <w:lastRenderedPageBreak/>
        <w:t xml:space="preserve">attempting to narrow down the range of possible differentials to one that may best explain the observed set of symptoms. </w:t>
      </w:r>
    </w:p>
    <w:p w14:paraId="74311EE8" w14:textId="12CD70DC" w:rsidR="005B1D4C" w:rsidRPr="00C10640" w:rsidRDefault="00930E69" w:rsidP="00064826">
      <w:pPr>
        <w:spacing w:line="480" w:lineRule="auto"/>
      </w:pPr>
      <w:commentRangeStart w:id="209"/>
      <w:ins w:id="210" w:author="Nicholas Yeung" w:date="2024-03-21T15:50:00Z">
        <w:r>
          <w:t xml:space="preserve"> </w:t>
        </w:r>
      </w:ins>
      <w:commentRangeEnd w:id="209"/>
      <w:ins w:id="211" w:author="Nicholas Yeung" w:date="2024-03-21T15:54:00Z">
        <w:r w:rsidR="00AC2EFB">
          <w:rPr>
            <w:rStyle w:val="CommentReference"/>
          </w:rPr>
          <w:commentReference w:id="209"/>
        </w:r>
      </w:ins>
    </w:p>
    <w:p w14:paraId="12534AEA" w14:textId="594BE81B" w:rsidR="00D6257C" w:rsidRDefault="00D6257C" w:rsidP="00D6257C">
      <w:pPr>
        <w:spacing w:line="480" w:lineRule="auto"/>
        <w:rPr>
          <w:b/>
          <w:bCs/>
        </w:rPr>
      </w:pPr>
      <w:commentRangeStart w:id="212"/>
      <w:r>
        <w:rPr>
          <w:b/>
          <w:bCs/>
        </w:rPr>
        <w:t>Discussion</w:t>
      </w:r>
      <w:commentRangeEnd w:id="212"/>
      <w:r w:rsidR="00F37D9A">
        <w:rPr>
          <w:rStyle w:val="CommentReference"/>
        </w:rPr>
        <w:commentReference w:id="212"/>
      </w:r>
    </w:p>
    <w:p w14:paraId="4A2EC844" w14:textId="7BC90414" w:rsidR="00872454" w:rsidRDefault="00872454" w:rsidP="00D6257C">
      <w:pPr>
        <w:spacing w:line="480" w:lineRule="auto"/>
      </w:pPr>
      <w:commentRangeStart w:id="213"/>
      <w:del w:id="214" w:author="Nicholas Yeung" w:date="2024-03-21T15:56:00Z">
        <w:r w:rsidDel="00CA4387">
          <w:delText xml:space="preserve">These results from the think-aloud variant of our online study hint at some interesting avenues for future </w:delText>
        </w:r>
        <w:r w:rsidR="006064EE" w:rsidDel="00CA4387">
          <w:delText>work</w:delText>
        </w:r>
        <w:r w:rsidDel="00CA4387">
          <w:delText xml:space="preserve"> to tap into. </w:delText>
        </w:r>
      </w:del>
      <w:r>
        <w:t xml:space="preserve">We </w:t>
      </w:r>
      <w:commentRangeEnd w:id="213"/>
      <w:r w:rsidR="00CA4387">
        <w:rPr>
          <w:rStyle w:val="CommentReference"/>
        </w:rPr>
        <w:commentReference w:id="213"/>
      </w:r>
      <w:r>
        <w:t xml:space="preserve">observe differences in reasoning strategy that are potentially a function of the case at hand but also of the individual clinician. Students during debrief interviews reported a consideration they tend to have during diagnoses about either becoming fixated too early on a particular differential or about being hesitant to commit to a differential without giving others due consideration first. </w:t>
      </w:r>
      <w:commentRangeStart w:id="215"/>
      <w:r>
        <w:t xml:space="preserve">The tension between these two can hence 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 to narrow their thinking toward matching the observed patient’s symptoms to prototypical instances of conditions.  It is potentially more likely that a medical student, due to relative inexperience, would be more concerned about the former than the latter. </w:t>
      </w:r>
      <w:commentRangeEnd w:id="215"/>
      <w:r w:rsidR="003C6DFC">
        <w:rPr>
          <w:rStyle w:val="CommentReference"/>
        </w:rPr>
        <w:commentReference w:id="215"/>
      </w:r>
    </w:p>
    <w:p w14:paraId="5D9EB8D5" w14:textId="77777777" w:rsidR="00872454" w:rsidRDefault="00872454" w:rsidP="00D6257C">
      <w:pPr>
        <w:spacing w:line="480" w:lineRule="auto"/>
      </w:pPr>
    </w:p>
    <w:p w14:paraId="010FD9C3" w14:textId="2FA6D11E" w:rsidR="00872454" w:rsidRPr="00872454" w:rsidRDefault="00872454" w:rsidP="00D6257C">
      <w:pPr>
        <w:spacing w:line="480" w:lineRule="auto"/>
      </w:pPr>
      <w:commentRangeStart w:id="216"/>
      <w:r>
        <w:t xml:space="preserve">Coderre et al (2003) found </w:t>
      </w:r>
      <w:commentRangeEnd w:id="216"/>
      <w:r w:rsidR="00D65565">
        <w:rPr>
          <w:rStyle w:val="CommentReference"/>
        </w:rPr>
        <w:commentReference w:id="216"/>
      </w:r>
      <w:r>
        <w:t xml:space="preserve">the pattern recognition was utilised more as clinicians increased in experience. On the one hand, this makes sense given that having more experience with seeing patients would improve a diagnostician’s ability to match symptoms to a condition. On the other hand though, as alluded to by students in this student,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w:t>
      </w:r>
      <w:r>
        <w:lastRenderedPageBreak/>
        <w:t>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w:t>
      </w:r>
      <w:r w:rsidR="00155BA8">
        <w:t>by</w:t>
      </w:r>
      <w:r>
        <w:t xml:space="preserve"> a set of conflicting symptoms may cast a wider net of potential differentials that are more challenging to narrow down. </w:t>
      </w:r>
      <w:r w:rsidR="00155BA8">
        <w:t xml:space="preserve">As we noted in the online study, the number of initial differentials has an impact on information seeking behaviour, but as we explain here, differentials are themselves a result of a particular reasoning </w:t>
      </w:r>
      <w:r w:rsidR="008A411F">
        <w:t>strategy</w:t>
      </w:r>
      <w:r w:rsidR="00155BA8">
        <w:t xml:space="preserve">. </w:t>
      </w:r>
      <w:r w:rsidR="008A411F">
        <w:t xml:space="preserve">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71ADA75" w14:textId="0742F4F3" w:rsidR="00872454" w:rsidRDefault="00872454" w:rsidP="00D6257C">
      <w:pPr>
        <w:spacing w:line="480" w:lineRule="auto"/>
        <w:rPr>
          <w:b/>
          <w:bCs/>
        </w:rPr>
      </w:pPr>
    </w:p>
    <w:p w14:paraId="2EBBC2CE" w14:textId="5FF131FC" w:rsidR="00E97D89" w:rsidRPr="00E97D89" w:rsidRDefault="00E97D89" w:rsidP="00D6257C">
      <w:pPr>
        <w:spacing w:line="480" w:lineRule="auto"/>
      </w:pPr>
      <w:r>
        <w:t xml:space="preserve">We note that the use of a think-aloud methodology brings with it a couple of limitations. Firstly, participants may behave differently to how they would otherwise </w:t>
      </w:r>
      <w:proofErr w:type="spellStart"/>
      <w:r>
        <w:t>given</w:t>
      </w:r>
      <w:proofErr w:type="spellEnd"/>
      <w:r>
        <w:t xml:space="preserve"> that they are being observed and recorded by a researcher.</w:t>
      </w:r>
      <w:r w:rsidR="00A53B46">
        <w:t xml:space="preserve"> Hence, there may be a tendency toward medical students behaving in a manner that they believe to be judged as better by others, such as being thorough in their information seeking and differential evaluation. </w:t>
      </w:r>
      <w:commentRangeStart w:id="217"/>
      <w:r w:rsidR="00A53B46">
        <w:t xml:space="preserve">Relatedly, we found that medical students naturally differed from one another in terms of the amount of verbalising they did during the task. </w:t>
      </w:r>
      <w:commentRangeEnd w:id="217"/>
      <w:r w:rsidR="000432A1">
        <w:rPr>
          <w:rStyle w:val="CommentReference"/>
        </w:rPr>
        <w:commentReference w:id="217"/>
      </w:r>
      <w:commentRangeStart w:id="218"/>
      <w:r w:rsidR="00A53B46">
        <w:t xml:space="preserve">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 As a result, the analysis </w:t>
      </w:r>
      <w:r w:rsidR="00A53B46">
        <w:lastRenderedPageBreak/>
        <w:t>presented here is relatively exploratory in nature. Future work should utilise more structured methods for eliciting clinicians’ think process during diagnoses.</w:t>
      </w:r>
      <w:commentRangeEnd w:id="218"/>
      <w:r w:rsidR="00096DDB">
        <w:rPr>
          <w:rStyle w:val="CommentReference"/>
        </w:rPr>
        <w:commentReference w:id="218"/>
      </w:r>
    </w:p>
    <w:p w14:paraId="7201691A" w14:textId="77777777" w:rsidR="00BB35F1" w:rsidRDefault="00BB35F1" w:rsidP="00D6257C">
      <w:pPr>
        <w:spacing w:line="480" w:lineRule="auto"/>
        <w:rPr>
          <w:b/>
          <w:bCs/>
        </w:rPr>
      </w:pPr>
    </w:p>
    <w:p w14:paraId="64A9A2D1" w14:textId="2AD5C95F" w:rsidR="00D6257C" w:rsidRPr="0043790B" w:rsidRDefault="00D6257C" w:rsidP="00D6257C">
      <w:pPr>
        <w:spacing w:line="480" w:lineRule="auto"/>
        <w:rPr>
          <w:b/>
          <w:bCs/>
        </w:rPr>
      </w:pPr>
      <w:commentRangeStart w:id="219"/>
      <w:del w:id="220" w:author="Nicholas Yeung" w:date="2024-03-21T15:56:00Z">
        <w:r w:rsidDel="00D45C0F">
          <w:rPr>
            <w:b/>
            <w:bCs/>
          </w:rPr>
          <w:delText xml:space="preserve">Overall </w:delText>
        </w:r>
      </w:del>
      <w:ins w:id="221" w:author="Nicholas Yeung" w:date="2024-03-21T15:56:00Z">
        <w:r w:rsidR="00D45C0F">
          <w:rPr>
            <w:b/>
            <w:bCs/>
          </w:rPr>
          <w:t xml:space="preserve">General </w:t>
        </w:r>
      </w:ins>
      <w:commentRangeEnd w:id="219"/>
      <w:ins w:id="222" w:author="Nicholas Yeung" w:date="2024-03-21T16:03:00Z">
        <w:r w:rsidR="00F52E13">
          <w:rPr>
            <w:rStyle w:val="CommentReference"/>
          </w:rPr>
          <w:commentReference w:id="219"/>
        </w:r>
      </w:ins>
      <w:r>
        <w:rPr>
          <w:b/>
          <w:bCs/>
        </w:rPr>
        <w:t>Discussion</w:t>
      </w:r>
    </w:p>
    <w:p w14:paraId="160FE021" w14:textId="2C88D3F6" w:rsidR="000D65F2" w:rsidRDefault="000D65F2" w:rsidP="000D65F2">
      <w:pPr>
        <w:spacing w:line="480" w:lineRule="auto"/>
      </w:pPr>
      <w:commentRangeStart w:id="223"/>
      <w:commentRangeStart w:id="224"/>
      <w:commentRangeStart w:id="225"/>
      <w:r>
        <w:t xml:space="preserve">There are </w:t>
      </w:r>
      <w:commentRangeEnd w:id="223"/>
      <w:r w:rsidR="00BB1EFE">
        <w:rPr>
          <w:rStyle w:val="CommentReference"/>
        </w:rPr>
        <w:commentReference w:id="223"/>
      </w:r>
      <w:r>
        <w:t xml:space="preserve">a few potential limitations </w:t>
      </w:r>
      <w:commentRangeEnd w:id="224"/>
      <w:r w:rsidR="00096DDB">
        <w:rPr>
          <w:rStyle w:val="CommentReference"/>
        </w:rPr>
        <w:commentReference w:id="224"/>
      </w:r>
      <w:commentRangeEnd w:id="225"/>
      <w:r w:rsidR="00B3781D">
        <w:rPr>
          <w:rStyle w:val="CommentReference"/>
        </w:rPr>
        <w:commentReference w:id="225"/>
      </w:r>
      <w:r>
        <w:t xml:space="preserve">with our studies that are worth addressing.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w:t>
      </w:r>
      <w:r w:rsidR="00B6368F">
        <w:t>standardised</w:t>
      </w:r>
      <w:r>
        <w:t xml:space="preserve"> for </w:t>
      </w:r>
      <w:r w:rsidR="00B6368F">
        <w:t>all</w:t>
      </w:r>
      <w:r>
        <w:t xml:space="preserve"> participant</w:t>
      </w:r>
      <w:r w:rsidR="00B6368F">
        <w:t>s</w:t>
      </w:r>
      <w:r>
        <w:t xml:space="preserve">. </w:t>
      </w:r>
      <w:commentRangeStart w:id="226"/>
      <w:r>
        <w:t xml:space="preserve">However, future work could use more naturalistic methodologies to investigate </w:t>
      </w:r>
      <w:r w:rsidR="007078ED">
        <w:t xml:space="preserve">the </w:t>
      </w:r>
      <w:r>
        <w:t>diagnosis</w:t>
      </w:r>
      <w:r w:rsidR="007078ED">
        <w:t xml:space="preserve"> process.</w:t>
      </w:r>
      <w:commentRangeEnd w:id="226"/>
      <w:r w:rsidR="007839A4">
        <w:rPr>
          <w:rStyle w:val="CommentReference"/>
        </w:rPr>
        <w:commentReference w:id="226"/>
      </w:r>
    </w:p>
    <w:p w14:paraId="7A160922" w14:textId="77777777" w:rsidR="000D65F2" w:rsidRDefault="000D65F2" w:rsidP="000D65F2">
      <w:pPr>
        <w:spacing w:line="480" w:lineRule="auto"/>
      </w:pPr>
    </w:p>
    <w:p w14:paraId="3A695191" w14:textId="31517B01" w:rsidR="000D65F2" w:rsidRDefault="000D65F2" w:rsidP="000D65F2">
      <w:pPr>
        <w:spacing w:line="480" w:lineRule="auto"/>
      </w:pPr>
      <w:r>
        <w:t>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w:t>
      </w:r>
      <w:r w:rsidR="00740E3D">
        <w:t xml:space="preserve"> extra</w:t>
      </w:r>
      <w:r>
        <w:t xml:space="preserve"> staff and technology </w:t>
      </w:r>
      <w:r w:rsidR="00740E3D">
        <w:t>to produce</w:t>
      </w:r>
      <w:r>
        <w:t xml:space="preserve">.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w:t>
      </w:r>
      <w:r>
        <w:lastRenderedPageBreak/>
        <w:t xml:space="preserve">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such that we can specifically focus on situations of diagnostic uncertainty. </w:t>
      </w:r>
    </w:p>
    <w:p w14:paraId="546EF081" w14:textId="3F0D5723" w:rsidR="00BB35F1" w:rsidRDefault="00BB35F1" w:rsidP="000D65F2">
      <w:pPr>
        <w:spacing w:line="480" w:lineRule="auto"/>
      </w:pPr>
    </w:p>
    <w:p w14:paraId="5E532CE7" w14:textId="238F75D5" w:rsidR="00034AA3" w:rsidRDefault="00BB35F1" w:rsidP="000D65F2">
      <w:pPr>
        <w:spacing w:line="480" w:lineRule="auto"/>
      </w:pPr>
      <w:commentRangeStart w:id="227"/>
      <w:r>
        <w:t xml:space="preserve">We can however </w:t>
      </w:r>
      <w:r w:rsidR="003138B0">
        <w:t>consi</w:t>
      </w:r>
      <w:commentRangeEnd w:id="227"/>
      <w:r w:rsidR="00AB5179">
        <w:rPr>
          <w:rStyle w:val="CommentReference"/>
        </w:rPr>
        <w:commentReference w:id="227"/>
      </w:r>
      <w:r w:rsidR="003138B0">
        <w:t>der</w:t>
      </w:r>
      <w:r>
        <w:t xml:space="preserve"> both studies together to provide a nuanced discussion of the diagnostic process among medical students. We find that </w:t>
      </w:r>
      <w:r w:rsidR="00CC37DA">
        <w:t xml:space="preserve">information seeking patterns and evaluation of differentials during the diagnosis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 standardised and selective information seeking during the diagnostic process. </w:t>
      </w:r>
      <w:commentRangeStart w:id="228"/>
      <w:r w:rsidR="00CC37DA">
        <w:t>However, the amount of differentials generated is itself dependent on the reasoning strategy adopted by students, be it a hypothetico-deductive process where multiple differentials</w:t>
      </w:r>
      <w:commentRangeEnd w:id="228"/>
      <w:r w:rsidR="00E91B8F">
        <w:rPr>
          <w:rStyle w:val="CommentReference"/>
        </w:rPr>
        <w:commentReference w:id="228"/>
      </w:r>
      <w:r w:rsidR="00CC37DA">
        <w:t xml:space="preserve"> are generated and then evaluated in turn or whether the students match patient symptoms with a prototypical case of a condition from their medical knowledge. </w:t>
      </w:r>
      <w:commentRangeStart w:id="229"/>
      <w:r w:rsidR="00CC37DA">
        <w:t>The students’ ability to generate differentials is dependent on how difficult the case is, affecting the medical knowledge available for students to utilise</w:t>
      </w:r>
      <w:commentRangeEnd w:id="229"/>
      <w:r w:rsidR="00A15392">
        <w:rPr>
          <w:rStyle w:val="CommentReference"/>
        </w:rPr>
        <w:commentReference w:id="229"/>
      </w:r>
      <w:r w:rsidR="00CC37DA">
        <w:t xml:space="preserve">. This is where, in a real medical setting, it is important to express uncertainty as a function of how able clinicians are to generate diagnostic differentials. </w:t>
      </w:r>
    </w:p>
    <w:p w14:paraId="51F869DB" w14:textId="77777777" w:rsidR="00034AA3" w:rsidRDefault="00034AA3" w:rsidP="000D65F2">
      <w:pPr>
        <w:spacing w:line="480" w:lineRule="auto"/>
      </w:pPr>
    </w:p>
    <w:p w14:paraId="74F37F38" w14:textId="37EE7482" w:rsidR="00FC1AFA" w:rsidRDefault="0078413F" w:rsidP="000D65F2">
      <w:pPr>
        <w:spacing w:line="480" w:lineRule="auto"/>
      </w:pPr>
      <w:r>
        <w:t>As is hinted in our qualitative analysis for Study 2, a choice of reasoning strategy can potentially stem from a desire to either avoid fixating too early on a differential or to avoid a situation where there is a lack of commitment to a differential. How this choice is made is currently unclear, but we can hypothesise that this could be related to a specific interaction between case difficulty, expertise and clinical domain (McLaughlin, Rikers &amp; Schmidt, 2008).</w:t>
      </w:r>
      <w:r w:rsidR="00FC1AFA">
        <w:t xml:space="preserve"> For the purposes of our analysis in Study 2, we assumed that each of the different medical conditions being diagnosed brought with them a specific reasoning style that would be best suited to them. However, there is also a choice of reasoning strategy at the individual level that may or may not match the preferred strategy for that condition. Whether these match can affect the accuracy of diagnoses, but further work is needed to elucidate this hypothesis.  </w:t>
      </w:r>
    </w:p>
    <w:p w14:paraId="777765BB" w14:textId="77777777" w:rsidR="00FC1AFA" w:rsidRDefault="00FC1AFA" w:rsidP="000D65F2">
      <w:pPr>
        <w:spacing w:line="480" w:lineRule="auto"/>
      </w:pPr>
    </w:p>
    <w:p w14:paraId="7DD49E1F" w14:textId="3A48746B"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w:t>
      </w:r>
      <w:r w:rsidR="00034AA3">
        <w:lastRenderedPageBreak/>
        <w:t xml:space="preserve">personally experienced by the clinician and then drawing upon that experience for a new  incoming patient. This may explain the findings of Coderre et al (2003) that pattern recognition was utilised more with experience: because experienced clinicians have more past patients to draw patterns from. </w:t>
      </w:r>
    </w:p>
    <w:p w14:paraId="0BE4F7C3" w14:textId="4101CEEA" w:rsidR="00064826" w:rsidRDefault="00064826" w:rsidP="00D033D0">
      <w:pPr>
        <w:spacing w:line="480" w:lineRule="auto"/>
      </w:pPr>
    </w:p>
    <w:p w14:paraId="176FBACF" w14:textId="017DE5BF" w:rsidR="00882EB5" w:rsidRDefault="00D86C3A" w:rsidP="00D033D0">
      <w:pPr>
        <w:spacing w:line="480" w:lineRule="auto"/>
      </w:pPr>
      <w:r>
        <w:t xml:space="preserve">There </w:t>
      </w:r>
      <w:r w:rsidR="00FA222E">
        <w:t xml:space="preserve">is real value </w:t>
      </w:r>
      <w:r>
        <w:t>in teaching metacognition and uncertainty within medical education</w:t>
      </w:r>
      <w:r w:rsidR="003A6A8C">
        <w:t xml:space="preserve"> (</w:t>
      </w:r>
      <w:r w:rsidR="003A6A8C" w:rsidRPr="008330A9">
        <w:t xml:space="preserve">Royce, Hayes, &amp; </w:t>
      </w:r>
      <w:proofErr w:type="spellStart"/>
      <w:r w:rsidR="003A6A8C" w:rsidRPr="008330A9">
        <w:t>Schwartzstein</w:t>
      </w:r>
      <w:proofErr w:type="spellEnd"/>
      <w:r w:rsidR="003A6A8C" w:rsidRPr="008330A9">
        <w:t>,</w:t>
      </w:r>
      <w:r w:rsidR="003A6A8C">
        <w:t xml:space="preserve"> </w:t>
      </w:r>
      <w:r w:rsidR="003A6A8C"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2016</w:t>
      </w:r>
      <w:r w:rsidR="009B2304">
        <w:t xml:space="preserve">, </w:t>
      </w:r>
      <w:r w:rsidR="009B2304" w:rsidRPr="00797A4C">
        <w:t>Ely, Graber</w:t>
      </w:r>
      <w:r w:rsidR="009B2304">
        <w:t xml:space="preserve"> </w:t>
      </w:r>
      <w:r w:rsidR="009B2304" w:rsidRPr="00797A4C">
        <w:t xml:space="preserve">&amp; </w:t>
      </w:r>
      <w:proofErr w:type="spellStart"/>
      <w:r w:rsidR="009B2304" w:rsidRPr="00797A4C">
        <w:t>Croskerry</w:t>
      </w:r>
      <w:proofErr w:type="spellEnd"/>
      <w:r w:rsidR="009B2304">
        <w:t>, 2011</w:t>
      </w:r>
      <w:r>
        <w:t>)</w:t>
      </w:r>
      <w:r w:rsidR="003A6A8C">
        <w:t>, especially given that doctors can be reticent to express their uncertainty (Katz, 1984). A more structured aid is needed, as simply looking at a case for a second time may not be sufficient to improve diagnostic accuracy (</w:t>
      </w:r>
      <w:r w:rsidR="003A6A8C" w:rsidRPr="00797A4C">
        <w:t>Monteiro</w:t>
      </w:r>
      <w:r w:rsidR="003A6A8C">
        <w:t xml:space="preserve"> et al, 2015)</w:t>
      </w:r>
      <w:r w:rsidR="002B1D14">
        <w:t xml:space="preserve"> and current cognitive forcing strategies have not been found to be effective enough (</w:t>
      </w:r>
      <w:proofErr w:type="spellStart"/>
      <w:r w:rsidR="002B1D14" w:rsidRPr="00797A4C">
        <w:t>Sherbino</w:t>
      </w:r>
      <w:proofErr w:type="spellEnd"/>
      <w:r w:rsidR="002B1D14">
        <w:t xml:space="preserve"> et al,</w:t>
      </w:r>
      <w:r w:rsidR="002B1D14" w:rsidRPr="00797A4C">
        <w:t xml:space="preserve"> 2014).</w:t>
      </w:r>
      <w:r w:rsidR="00CC37DA">
        <w:t xml:space="preserve"> The reason for this might that past distinction between System 1</w:t>
      </w:r>
      <w:r w:rsidR="00FA222E">
        <w:t xml:space="preserve"> (automatic, quick)</w:t>
      </w:r>
      <w:r w:rsidR="00CC37DA">
        <w:t xml:space="preserve"> and System 2</w:t>
      </w:r>
      <w:r w:rsidR="00FA222E">
        <w:t xml:space="preserve"> (deliberate, slow) thinking</w:t>
      </w:r>
      <w:r w:rsidR="00CC37DA">
        <w:t xml:space="preserve"> for prompting diagnostic reasoning may be overly simplistic, in that one solution may not fit all possible cases and all clinicians. Future work should hence focus on understanding when certain reasoning styles and hence which cognitive aids may be more useful for a given clinical situation</w:t>
      </w:r>
      <w:r w:rsidR="00882EB5">
        <w:t xml:space="preserve">. Past 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we note that before any integration of information can take place, interventions can focus on standardising which information is presented to clinicians in the first place. This could not only improve diagnostic accuracy but ensure more appropriate expressions of confidence and uncertainty by reducing a tendency toward </w:t>
      </w:r>
      <w:proofErr w:type="spellStart"/>
      <w:r w:rsidR="00882EB5">
        <w:t>overtesting</w:t>
      </w:r>
      <w:proofErr w:type="spellEnd"/>
      <w:r w:rsidR="00882EB5">
        <w:t xml:space="preserve">. We </w:t>
      </w:r>
      <w:r w:rsidR="00882EB5">
        <w:lastRenderedPageBreak/>
        <w:t xml:space="preserve">emphasise that such recommendations are highly dependent and variable depending on the specific medical context, but this acts an important </w:t>
      </w:r>
      <w:r w:rsidR="00F47CB9">
        <w:t>facet</w:t>
      </w:r>
      <w:r w:rsidR="00882EB5">
        <w:t xml:space="preserve"> for medical education</w:t>
      </w:r>
      <w:r w:rsidR="00F47CB9">
        <w:t xml:space="preserve"> to consider</w:t>
      </w:r>
      <w:r w:rsidR="00882EB5">
        <w:t xml:space="preserve"> around how seeking information relates to reasoning styles and how important these non-technical skills are to integrate into the educational context of medicine. </w:t>
      </w:r>
    </w:p>
    <w:p w14:paraId="09B603AD" w14:textId="5398D23E" w:rsidR="00E517CC" w:rsidRDefault="00E517CC" w:rsidP="00D033D0">
      <w:pPr>
        <w:spacing w:line="480" w:lineRule="auto"/>
      </w:pPr>
    </w:p>
    <w:p w14:paraId="28C6873E" w14:textId="633F0C85" w:rsidR="00DE77D7" w:rsidRDefault="00DE77D7" w:rsidP="00D033D0">
      <w:pPr>
        <w:spacing w:line="480" w:lineRule="auto"/>
      </w:pPr>
    </w:p>
    <w:p w14:paraId="04D03099" w14:textId="41E50EBC" w:rsidR="00DE77D7" w:rsidRDefault="00DE77D7" w:rsidP="00D033D0">
      <w:pPr>
        <w:spacing w:line="480" w:lineRule="auto"/>
      </w:pPr>
    </w:p>
    <w:p w14:paraId="0B732222" w14:textId="5AF1320A" w:rsidR="00DE77D7" w:rsidRDefault="00DE77D7" w:rsidP="00D033D0">
      <w:pPr>
        <w:spacing w:line="480" w:lineRule="auto"/>
      </w:pPr>
    </w:p>
    <w:p w14:paraId="50060971" w14:textId="77777777" w:rsidR="00AF04B9" w:rsidRDefault="00AF04B9"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lastRenderedPageBreak/>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lastRenderedPageBreak/>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lastRenderedPageBreak/>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lastRenderedPageBreak/>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50F35891"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lastRenderedPageBreak/>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60BE35BF" w14:textId="77777777" w:rsidR="00D033D0" w:rsidRPr="00797A4C" w:rsidRDefault="00D033D0" w:rsidP="00D033D0">
      <w:pPr>
        <w:pStyle w:val="ListParagraph"/>
        <w:numPr>
          <w:ilvl w:val="0"/>
          <w:numId w:val="1"/>
        </w:numPr>
        <w:spacing w:line="480" w:lineRule="auto"/>
      </w:pPr>
      <w:r w:rsidRPr="00797A4C">
        <w:lastRenderedPageBreak/>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holas Yeung" w:date="2024-03-21T12:16:00Z" w:initials="NY">
    <w:p w14:paraId="12140AE8" w14:textId="77777777" w:rsidR="00572D64" w:rsidRDefault="00572D64" w:rsidP="00572D64">
      <w:r>
        <w:rPr>
          <w:rStyle w:val="CommentReference"/>
        </w:rPr>
        <w:annotationRef/>
      </w:r>
      <w:r>
        <w:rPr>
          <w:color w:val="000000"/>
          <w:sz w:val="20"/>
          <w:szCs w:val="20"/>
        </w:rPr>
        <w:t>But Coderre et al. suggest otherwise, right, for example in relation to the difference between novices and experienced doctors?</w:t>
      </w:r>
    </w:p>
  </w:comment>
  <w:comment w:id="1" w:author="Nicholas Yeung" w:date="2024-03-21T10:28:00Z" w:initials="NY">
    <w:p w14:paraId="60768680" w14:textId="32CC609E" w:rsidR="001A43C2" w:rsidRDefault="00116ACA" w:rsidP="001A43C2">
      <w:r>
        <w:rPr>
          <w:rStyle w:val="CommentReference"/>
        </w:rPr>
        <w:annotationRef/>
      </w:r>
      <w:r w:rsidR="001A43C2">
        <w:rPr>
          <w:sz w:val="20"/>
          <w:szCs w:val="20"/>
        </w:rPr>
        <w:t>As a stylistic point, it’s best to avoid these kinds of meta/descriptive comments. Just spell out what the interesting questions are!</w:t>
      </w:r>
    </w:p>
  </w:comment>
  <w:comment w:id="2" w:author="Nicholas Yeung" w:date="2024-03-21T10:29:00Z" w:initials="NY">
    <w:p w14:paraId="6D32F98F" w14:textId="57883DC2" w:rsidR="00A50943" w:rsidRDefault="00A50943" w:rsidP="00A50943">
      <w:r>
        <w:rPr>
          <w:rStyle w:val="CommentReference"/>
        </w:rPr>
        <w:annotationRef/>
      </w:r>
      <w:r>
        <w:rPr>
          <w:color w:val="000000"/>
          <w:sz w:val="20"/>
          <w:szCs w:val="20"/>
        </w:rPr>
        <w:t>Somewhere here we could/should mention how information seeking is taught, e.g., via surgical sieve and related schemes.</w:t>
      </w:r>
    </w:p>
  </w:comment>
  <w:comment w:id="3" w:author="Nicholas Yeung" w:date="2024-03-21T10:26:00Z" w:initials="NY">
    <w:p w14:paraId="39343D52" w14:textId="4A8CB7A1" w:rsidR="00116ACA" w:rsidRDefault="00116ACA" w:rsidP="00116ACA">
      <w:r>
        <w:rPr>
          <w:rStyle w:val="CommentReference"/>
        </w:rPr>
        <w:annotationRef/>
      </w:r>
      <w:r>
        <w:rPr>
          <w:color w:val="000000"/>
          <w:sz w:val="20"/>
          <w:szCs w:val="20"/>
        </w:rPr>
        <w:t>Lots of good content here but let’s discuss the focus and narrative. As written I’m not sure how we’re fitting together the confidence and information seeking parts, and which of these is supposed to be the focus. Related to this, I was surprised not to see Coderre cited or the idea of diagnostic strategy, given the important role they’re going to play in the analyses.</w:t>
      </w:r>
    </w:p>
  </w:comment>
  <w:comment w:id="4" w:author="Nicholas Yeung" w:date="2024-03-21T10:33:00Z" w:initials="NY">
    <w:p w14:paraId="4BD28078" w14:textId="77777777" w:rsidR="000D7749" w:rsidRDefault="00327D00" w:rsidP="000D7749">
      <w:r>
        <w:rPr>
          <w:rStyle w:val="CommentReference"/>
        </w:rPr>
        <w:annotationRef/>
      </w:r>
      <w:r w:rsidR="000D7749">
        <w:rPr>
          <w:sz w:val="20"/>
          <w:szCs w:val="20"/>
        </w:rPr>
        <w:t>Maybe the framing (“zooming in” from general context to specific question) can be along the lines of:</w:t>
      </w:r>
      <w:r w:rsidR="000D7749">
        <w:rPr>
          <w:sz w:val="20"/>
          <w:szCs w:val="20"/>
        </w:rPr>
        <w:cr/>
        <w:t>- Diagnosis is important but also subject to error, with significant consequences</w:t>
      </w:r>
      <w:r w:rsidR="000D7749">
        <w:rPr>
          <w:sz w:val="20"/>
          <w:szCs w:val="20"/>
        </w:rPr>
        <w:cr/>
        <w:t>- Research interest into sources of error — cognitive biases such as anchoring, overconfidence.</w:t>
      </w:r>
      <w:r w:rsidR="000D7749">
        <w:rPr>
          <w:sz w:val="20"/>
          <w:szCs w:val="20"/>
        </w:rPr>
        <w:cr/>
        <w:t>- Less research into information seeking, but reasons to think that this is a critical part of the diagnostic process (and potentially variation in that).</w:t>
      </w:r>
      <w:r w:rsidR="000D7749">
        <w:rPr>
          <w:sz w:val="20"/>
          <w:szCs w:val="20"/>
        </w:rPr>
        <w:cr/>
        <w:t>- Current training: surgical sieve, etc.</w:t>
      </w:r>
      <w:r w:rsidR="000D7749">
        <w:rPr>
          <w:sz w:val="20"/>
          <w:szCs w:val="20"/>
        </w:rPr>
        <w:cr/>
        <w:t>- Evidence: Coderre as example (+ others). Maybe examples of confirmation bias, overconfidence as expressed in info seeking.</w:t>
      </w:r>
      <w:r w:rsidR="000D7749">
        <w:rPr>
          <w:sz w:val="20"/>
          <w:szCs w:val="20"/>
        </w:rPr>
        <w:cr/>
        <w:t>- Here our aim is to… (etc.)</w:t>
      </w:r>
    </w:p>
  </w:comment>
  <w:comment w:id="5" w:author="Nicholas Yeung" w:date="2024-03-21T11:39:00Z" w:initials="NY">
    <w:p w14:paraId="725B384B" w14:textId="77777777" w:rsidR="000D7749" w:rsidRDefault="00893E87" w:rsidP="000D7749">
      <w:r>
        <w:rPr>
          <w:rStyle w:val="CommentReference"/>
        </w:rPr>
        <w:annotationRef/>
      </w:r>
      <w:r w:rsidR="000D7749">
        <w:rPr>
          <w:sz w:val="20"/>
          <w:szCs w:val="20"/>
        </w:rPr>
        <w:t>We should also somehow preview the idea that we’re going to be interested in the differentials that our trainees generated during a diagnostic decision. Perhaps as part of this we can hint at the point that, in real medical practice, doctors may not settle on a single diagnosis prior to treatment. That was an important thought that informed how we designed the study, and is a potentially puzzling feature of our task (that we don’t ask for a single diagnosis at the end, and that we separately measure differentials’ likelihood and confidence in readiness to treat). In general, then, perhaps towards the end here we can preview our vignette paradigm and some of its key features — flexible information gathering, tapping into multiple possible differentials, etc. Making this methodological point here then lays the groundwork for picking it up again in the final discussion.</w:t>
      </w:r>
    </w:p>
  </w:comment>
  <w:comment w:id="13" w:author="Nicholas Yeung" w:date="2024-03-21T10:58:00Z" w:initials="NY">
    <w:p w14:paraId="2139A58F" w14:textId="4C2C780B" w:rsidR="009D2C47" w:rsidRDefault="009D2C47" w:rsidP="009D2C47">
      <w:r>
        <w:rPr>
          <w:rStyle w:val="CommentReference"/>
        </w:rPr>
        <w:annotationRef/>
      </w:r>
      <w:r>
        <w:rPr>
          <w:color w:val="000000"/>
          <w:sz w:val="20"/>
          <w:szCs w:val="20"/>
        </w:rPr>
        <w:t>Reordered to be a bit more logical and focused on key details first.</w:t>
      </w:r>
    </w:p>
  </w:comment>
  <w:comment w:id="20" w:author="Nicholas Yeung" w:date="2024-03-21T10:56:00Z" w:initials="NY">
    <w:p w14:paraId="52B6C5C2" w14:textId="2263E421" w:rsidR="00931F80" w:rsidRDefault="00931F80" w:rsidP="00931F80">
      <w:r>
        <w:rPr>
          <w:rStyle w:val="CommentReference"/>
        </w:rPr>
        <w:annotationRef/>
      </w:r>
      <w:r>
        <w:rPr>
          <w:color w:val="000000"/>
          <w:sz w:val="20"/>
          <w:szCs w:val="20"/>
        </w:rPr>
        <w:t>Also via Oxford, no?</w:t>
      </w:r>
    </w:p>
  </w:comment>
  <w:comment w:id="29" w:author="Nicholas Yeung" w:date="2024-03-21T10:56:00Z" w:initials="NY">
    <w:p w14:paraId="3B843A5B" w14:textId="77777777" w:rsidR="00B867BB" w:rsidRDefault="00B867BB" w:rsidP="00B867BB">
      <w:r>
        <w:rPr>
          <w:rStyle w:val="CommentReference"/>
        </w:rPr>
        <w:annotationRef/>
      </w:r>
      <w:r>
        <w:rPr>
          <w:color w:val="000000"/>
          <w:sz w:val="20"/>
          <w:szCs w:val="20"/>
        </w:rPr>
        <w:t>I.e., not on a phone, right?</w:t>
      </w:r>
    </w:p>
  </w:comment>
  <w:comment w:id="36" w:author="Nicholas Yeung" w:date="2024-03-21T10:57:00Z" w:initials="NY">
    <w:p w14:paraId="357DD749" w14:textId="77777777" w:rsidR="00AF5DD5" w:rsidRDefault="00AF5DD5" w:rsidP="00AF5DD5">
      <w:r>
        <w:rPr>
          <w:rStyle w:val="CommentReference"/>
        </w:rPr>
        <w:annotationRef/>
      </w:r>
      <w:r>
        <w:rPr>
          <w:color w:val="000000"/>
          <w:sz w:val="20"/>
          <w:szCs w:val="20"/>
        </w:rPr>
        <w:t>Link to online info for this?</w:t>
      </w:r>
    </w:p>
    <w:p w14:paraId="22A3DA19" w14:textId="77777777" w:rsidR="00AF5DD5" w:rsidRDefault="00AF5DD5" w:rsidP="00AF5DD5">
      <w:r>
        <w:rPr>
          <w:color w:val="000000"/>
          <w:sz w:val="20"/>
          <w:szCs w:val="20"/>
        </w:rPr>
        <w:t>Are we making the code available somewhere, e.g., via Github or OSF?</w:t>
      </w:r>
    </w:p>
  </w:comment>
  <w:comment w:id="44" w:author="Nicholas Yeung" w:date="2024-03-21T11:10:00Z" w:initials="NY">
    <w:p w14:paraId="2717FB43" w14:textId="77777777" w:rsidR="00AB40C4" w:rsidRDefault="00AB40C4" w:rsidP="00AB40C4">
      <w:r>
        <w:rPr>
          <w:rStyle w:val="CommentReference"/>
        </w:rPr>
        <w:annotationRef/>
      </w:r>
      <w:r>
        <w:rPr>
          <w:sz w:val="20"/>
          <w:szCs w:val="20"/>
        </w:rPr>
        <w:t xml:space="preserve">Maybe need to check this wording with Helen — I think the question has come up in the past what it means to have a “true underlying condition” in a fictional vignette! </w:t>
      </w:r>
    </w:p>
  </w:comment>
  <w:comment w:id="47" w:author="Nicholas Yeung" w:date="2024-03-21T11:00:00Z" w:initials="NY">
    <w:p w14:paraId="11088949" w14:textId="5C0E0081" w:rsidR="00620ED7" w:rsidRDefault="00620ED7" w:rsidP="00620ED7">
      <w:r>
        <w:rPr>
          <w:rStyle w:val="CommentReference"/>
        </w:rPr>
        <w:annotationRef/>
      </w:r>
      <w:r>
        <w:rPr>
          <w:color w:val="000000"/>
          <w:sz w:val="20"/>
          <w:szCs w:val="20"/>
        </w:rPr>
        <w:t>Punctuation!</w:t>
      </w:r>
    </w:p>
  </w:comment>
  <w:comment w:id="59" w:author="Nicholas Yeung" w:date="2024-03-21T11:05:00Z" w:initials="NY">
    <w:p w14:paraId="2AD0C04F" w14:textId="77777777" w:rsidR="008E6623" w:rsidRDefault="00555BD1" w:rsidP="008E6623">
      <w:r>
        <w:rPr>
          <w:rStyle w:val="CommentReference"/>
        </w:rPr>
        <w:annotationRef/>
      </w:r>
      <w:r w:rsidR="008E6623">
        <w:rPr>
          <w:sz w:val="20"/>
          <w:szCs w:val="20"/>
        </w:rPr>
        <w:t>Make sure to reference all figures and tables explicitly somewhere in the text, and place the figure/table immediately below the paragraph where they’re first referenced. It’s disconcerting for the reader to see a figure without any explanatory context, and a bit irritating for them to have to scroll down a ways to find it once referenced.</w:t>
      </w:r>
    </w:p>
  </w:comment>
  <w:comment w:id="63" w:author="Nicholas Yeung" w:date="2024-03-21T11:14:00Z" w:initials="NY">
    <w:p w14:paraId="5F4EB4DE" w14:textId="77777777" w:rsidR="002C1370" w:rsidRDefault="002C1370" w:rsidP="002C1370">
      <w:r>
        <w:rPr>
          <w:rStyle w:val="CommentReference"/>
        </w:rPr>
        <w:annotationRef/>
      </w:r>
      <w:r>
        <w:rPr>
          <w:color w:val="000000"/>
          <w:sz w:val="20"/>
          <w:szCs w:val="20"/>
        </w:rPr>
        <w:t>Font is quite small (and not the most readable font) in the figure, with lots of white space.</w:t>
      </w:r>
    </w:p>
  </w:comment>
  <w:comment w:id="66" w:author="Nicholas Yeung" w:date="2024-03-21T11:15:00Z" w:initials="NY">
    <w:p w14:paraId="5DC88EA3" w14:textId="77777777" w:rsidR="00A43776" w:rsidRDefault="00A36ECD" w:rsidP="00A43776">
      <w:r>
        <w:rPr>
          <w:rStyle w:val="CommentReference"/>
        </w:rPr>
        <w:annotationRef/>
      </w:r>
      <w:r w:rsidR="00A43776">
        <w:rPr>
          <w:sz w:val="20"/>
          <w:szCs w:val="20"/>
        </w:rPr>
        <w:t>The procedure is clearly laid out here, but the writing is a little too leisurely for a journal. Have a go at editing it down to make it more punchy. Might be interesting too to ask ChatGPT to have a go at this and compare the results!</w:t>
      </w:r>
    </w:p>
  </w:comment>
  <w:comment w:id="69" w:author="Nicholas Yeung" w:date="2024-03-21T11:07:00Z" w:initials="NY">
    <w:p w14:paraId="695547EE" w14:textId="27F388BC" w:rsidR="00B05105" w:rsidRDefault="00B05105" w:rsidP="00B05105">
      <w:r>
        <w:rPr>
          <w:rStyle w:val="CommentReference"/>
        </w:rPr>
        <w:annotationRef/>
      </w:r>
      <w:r>
        <w:rPr>
          <w:sz w:val="20"/>
          <w:szCs w:val="20"/>
        </w:rPr>
        <w:t>I’d suggest adding a screenshot of the interface.</w:t>
      </w:r>
    </w:p>
  </w:comment>
  <w:comment w:id="70" w:author="Nicholas Yeung" w:date="2024-03-21T11:09:00Z" w:initials="NY">
    <w:p w14:paraId="10EAEC02" w14:textId="77777777" w:rsidR="00355D82" w:rsidRDefault="00355D82" w:rsidP="00355D82">
      <w:r>
        <w:rPr>
          <w:rStyle w:val="CommentReference"/>
        </w:rPr>
        <w:annotationRef/>
      </w:r>
      <w:r>
        <w:rPr>
          <w:color w:val="000000"/>
          <w:sz w:val="20"/>
          <w:szCs w:val="20"/>
        </w:rPr>
        <w:t>Maybe add a screenshot/schematic of this phase too? Perhaps better still, we could make a small demo (e.g., of the instruction case) available on the server with a link here.</w:t>
      </w:r>
    </w:p>
  </w:comment>
  <w:comment w:id="71" w:author="Nicholas Yeung" w:date="2024-03-21T11:20:00Z" w:initials="NY">
    <w:p w14:paraId="232E70BD" w14:textId="77777777" w:rsidR="004522B1" w:rsidRDefault="004522B1" w:rsidP="004522B1">
      <w:r>
        <w:rPr>
          <w:rStyle w:val="CommentReference"/>
        </w:rPr>
        <w:annotationRef/>
      </w:r>
      <w:r>
        <w:rPr>
          <w:color w:val="000000"/>
          <w:sz w:val="20"/>
          <w:szCs w:val="20"/>
        </w:rPr>
        <w:t>If we do this, hopefully it can be done so that no data are saved including IP addresses, to avoid any queries about anonymity of potential reviewers.</w:t>
      </w:r>
    </w:p>
  </w:comment>
  <w:comment w:id="72" w:author="Nicholas Yeung" w:date="2024-03-21T11:21:00Z" w:initials="NY">
    <w:p w14:paraId="4936B315" w14:textId="77777777" w:rsidR="00A71163" w:rsidRDefault="00A71163" w:rsidP="00A71163">
      <w:r>
        <w:rPr>
          <w:rStyle w:val="CommentReference"/>
        </w:rPr>
        <w:annotationRef/>
      </w:r>
      <w:r>
        <w:rPr>
          <w:color w:val="000000"/>
          <w:sz w:val="20"/>
          <w:szCs w:val="20"/>
        </w:rPr>
        <w:t>Maybe put these details in Supplementary Materials, if the journal allows for these.</w:t>
      </w:r>
    </w:p>
  </w:comment>
  <w:comment w:id="73" w:author="Nicholas Yeung" w:date="2024-03-21T11:22:00Z" w:initials="NY">
    <w:p w14:paraId="29D05DA5" w14:textId="77777777" w:rsidR="006F1B97" w:rsidRDefault="006F1B97" w:rsidP="006F1B97">
      <w:r>
        <w:rPr>
          <w:rStyle w:val="CommentReference"/>
        </w:rPr>
        <w:annotationRef/>
      </w:r>
      <w:r>
        <w:rPr>
          <w:color w:val="000000"/>
          <w:sz w:val="20"/>
          <w:szCs w:val="20"/>
        </w:rPr>
        <w:t>I’m not sure the journal will allow bullet-pointed lists — maybe worth checking?</w:t>
      </w:r>
    </w:p>
  </w:comment>
  <w:comment w:id="76" w:author="Nicholas Yeung" w:date="2024-03-21T11:24:00Z" w:initials="NY">
    <w:p w14:paraId="3B5780AB" w14:textId="77777777" w:rsidR="001E7BE6" w:rsidRDefault="001E7BE6" w:rsidP="001E7BE6">
      <w:r>
        <w:rPr>
          <w:rStyle w:val="CommentReference"/>
        </w:rPr>
        <w:annotationRef/>
      </w:r>
      <w:r>
        <w:rPr>
          <w:color w:val="000000"/>
          <w:sz w:val="20"/>
          <w:szCs w:val="20"/>
        </w:rPr>
        <w:t>I think we should rescale the value to lie between 0 and 1, so that it’s much more intuitive.</w:t>
      </w:r>
    </w:p>
  </w:comment>
  <w:comment w:id="79" w:author="Nicholas Yeung" w:date="2024-03-21T12:01:00Z" w:initials="NY">
    <w:p w14:paraId="03F1D0E2" w14:textId="77777777" w:rsidR="00CA1E56" w:rsidRDefault="00CA1E56" w:rsidP="00CA1E56">
      <w:r>
        <w:rPr>
          <w:rStyle w:val="CommentReference"/>
        </w:rPr>
        <w:annotationRef/>
      </w:r>
      <w:r>
        <w:rPr>
          <w:color w:val="000000"/>
          <w:sz w:val="20"/>
          <w:szCs w:val="20"/>
        </w:rPr>
        <w:t>As below in the results, here you can say it’s scaled to fall between 0 (totally uncertain) and 1 (totally certain), which also allows it to be compared directly to accuracy.</w:t>
      </w:r>
    </w:p>
  </w:comment>
  <w:comment w:id="83" w:author="Nicholas Yeung" w:date="2024-03-21T11:25:00Z" w:initials="NY">
    <w:p w14:paraId="164CB9EC" w14:textId="3B1646DA" w:rsidR="006F43CB" w:rsidRDefault="006F43CB" w:rsidP="006F43CB">
      <w:r>
        <w:rPr>
          <w:rStyle w:val="CommentReference"/>
        </w:rPr>
        <w:annotationRef/>
      </w:r>
      <w:r>
        <w:rPr>
          <w:color w:val="000000"/>
          <w:sz w:val="20"/>
          <w:szCs w:val="20"/>
        </w:rPr>
        <w:t>For a complex measure like this, state up-front what you’re aiming to capture with the measure, then give the details. Without the context, the reader will be baffled!</w:t>
      </w:r>
    </w:p>
  </w:comment>
  <w:comment w:id="82" w:author="Nicholas Yeung" w:date="2024-03-21T11:31:00Z" w:initials="NY">
    <w:p w14:paraId="51AC0CD7" w14:textId="77777777" w:rsidR="0002021B" w:rsidRDefault="00210DCE" w:rsidP="0002021B">
      <w:r>
        <w:rPr>
          <w:rStyle w:val="CommentReference"/>
        </w:rPr>
        <w:annotationRef/>
      </w:r>
      <w:r w:rsidR="0002021B">
        <w:rPr>
          <w:sz w:val="20"/>
          <w:szCs w:val="20"/>
        </w:rPr>
        <w:t>I’d suggest separating out the DVs into categories and making these categories explicit. Some of our measures are directly available in the data and defined for a given case for each participant (e.g., accuracy, perceived difficulty), some are given at each stage per case (e.g., number differentials, confidence), and some (the ones below) are complex derived measures that relate individuals’ information seeking behaviour across cases. We need to walk the reader through the structure and logic here.</w:t>
      </w:r>
    </w:p>
  </w:comment>
  <w:comment w:id="84" w:author="Nicholas Yeung" w:date="2024-03-21T11:45:00Z" w:initials="NY">
    <w:p w14:paraId="6BF9D857" w14:textId="77777777" w:rsidR="004704C3" w:rsidRDefault="004704C3" w:rsidP="004704C3">
      <w:r>
        <w:rPr>
          <w:rStyle w:val="CommentReference"/>
        </w:rPr>
        <w:annotationRef/>
      </w:r>
      <w:r>
        <w:rPr>
          <w:color w:val="000000"/>
          <w:sz w:val="20"/>
          <w:szCs w:val="20"/>
        </w:rPr>
        <w:t>I think a more basic measure to start with in terms of “overall performance” is basic accuracy. I’d suggest reporting descriptive statistics here of: overall accuracy (averaged across cases and participants), variability in accuracy across cases, and variability across participants.</w:t>
      </w:r>
    </w:p>
  </w:comment>
  <w:comment w:id="85" w:author="Nicholas Yeung" w:date="2024-03-21T11:53:00Z" w:initials="NY">
    <w:p w14:paraId="7CC8E818" w14:textId="77777777" w:rsidR="007B7A40" w:rsidRDefault="000C3FEC" w:rsidP="007B7A40">
      <w:r>
        <w:rPr>
          <w:rStyle w:val="CommentReference"/>
        </w:rPr>
        <w:annotationRef/>
      </w:r>
      <w:r w:rsidR="007B7A40">
        <w:rPr>
          <w:sz w:val="20"/>
          <w:szCs w:val="20"/>
        </w:rPr>
        <w:t>How people deal with differentials is a more conceptually advanced and interesting aspect of our results, so belongs later on in the Results, I think, and I’d suggest after the presentation of the confidence-accuracy relationship.</w:t>
      </w:r>
    </w:p>
  </w:comment>
  <w:comment w:id="86" w:author="Nicholas Yeung" w:date="2024-03-21T12:04:00Z" w:initials="NY">
    <w:p w14:paraId="2E7BF74E" w14:textId="38751189" w:rsidR="0086797E" w:rsidRDefault="0086797E" w:rsidP="0086797E">
      <w:r>
        <w:rPr>
          <w:rStyle w:val="CommentReference"/>
        </w:rPr>
        <w:annotationRef/>
      </w:r>
      <w:r>
        <w:rPr>
          <w:color w:val="000000"/>
          <w:sz w:val="20"/>
          <w:szCs w:val="20"/>
        </w:rPr>
        <w:t>Maybe belongs elsewhere — this paragraph is badged at the start as being about “number of differentials…”.</w:t>
      </w:r>
    </w:p>
  </w:comment>
  <w:comment w:id="87" w:author="Nicholas Yeung" w:date="2024-03-21T12:04:00Z" w:initials="NY">
    <w:p w14:paraId="4DE5F095" w14:textId="77777777" w:rsidR="002D05F2" w:rsidRDefault="002D05F2" w:rsidP="002D05F2">
      <w:r>
        <w:rPr>
          <w:rStyle w:val="CommentReference"/>
        </w:rPr>
        <w:annotationRef/>
      </w:r>
      <w:r>
        <w:rPr>
          <w:color w:val="000000"/>
          <w:sz w:val="20"/>
          <w:szCs w:val="20"/>
        </w:rPr>
        <w:t>This isn’t what you defined as accuracy in your DVs in Data Analysis, above, right?</w:t>
      </w:r>
    </w:p>
  </w:comment>
  <w:comment w:id="88" w:author="Nicholas Yeung" w:date="2024-03-21T12:05:00Z" w:initials="NY">
    <w:p w14:paraId="32A77BC6" w14:textId="77777777" w:rsidR="00CA41AC" w:rsidRDefault="00CA41AC" w:rsidP="00CA41AC">
      <w:r>
        <w:rPr>
          <w:rStyle w:val="CommentReference"/>
        </w:rPr>
        <w:annotationRef/>
      </w:r>
      <w:r>
        <w:rPr>
          <w:color w:val="000000"/>
          <w:sz w:val="20"/>
          <w:szCs w:val="20"/>
        </w:rPr>
        <w:t>I’m not sure what you’re analysing here. How is “more information” quantified?</w:t>
      </w:r>
    </w:p>
  </w:comment>
  <w:comment w:id="89" w:author="Nicholas Yeung" w:date="2024-03-21T12:07:00Z" w:initials="NY">
    <w:p w14:paraId="3687D6DC" w14:textId="77777777" w:rsidR="00CA41AC" w:rsidRDefault="00CA41AC" w:rsidP="00CA41AC">
      <w:r>
        <w:rPr>
          <w:rStyle w:val="CommentReference"/>
        </w:rPr>
        <w:annotationRef/>
      </w:r>
      <w:r>
        <w:rPr>
          <w:color w:val="000000"/>
          <w:sz w:val="20"/>
          <w:szCs w:val="20"/>
        </w:rPr>
        <w:t>I’d suggest skipping this analysis here, and just focusing on a single measure of accuracy. If we’re allowed Supplemental Materials, we could include alternative measures of accuracy there — this one, and perhaps also a binary-scored accuracy measure where 1 = correct differential is in the list and with the highest likelihood score of all differentials listed; 0 = otherwise. Might be useful to explore the relationship between these different measures — ideally to show that they’re capturing largely the same thing.</w:t>
      </w:r>
    </w:p>
  </w:comment>
  <w:comment w:id="90" w:author="Nicholas Yeung" w:date="2024-03-21T12:08:00Z" w:initials="NY">
    <w:p w14:paraId="7E2E0125" w14:textId="77777777" w:rsidR="009D01D0" w:rsidRDefault="009D01D0" w:rsidP="009D01D0">
      <w:r>
        <w:rPr>
          <w:rStyle w:val="CommentReference"/>
        </w:rPr>
        <w:annotationRef/>
      </w:r>
      <w:r>
        <w:rPr>
          <w:color w:val="000000"/>
          <w:sz w:val="20"/>
          <w:szCs w:val="20"/>
        </w:rPr>
        <w:t>As above I think we should just scale them from the start, and state as such in the Data Analysis section of the methods.</w:t>
      </w:r>
    </w:p>
  </w:comment>
  <w:comment w:id="91" w:author="Nicholas Yeung" w:date="2024-03-21T12:11:00Z" w:initials="NY">
    <w:p w14:paraId="0208C022" w14:textId="77777777" w:rsidR="004B4AA3" w:rsidRDefault="004B4AA3" w:rsidP="004B4AA3">
      <w:r>
        <w:rPr>
          <w:rStyle w:val="CommentReference"/>
        </w:rPr>
        <w:annotationRef/>
      </w:r>
      <w:r>
        <w:rPr>
          <w:color w:val="000000"/>
          <w:sz w:val="20"/>
          <w:szCs w:val="20"/>
        </w:rPr>
        <w:t>I’d suggest presenting the simple accuracy/confidence relationship first, commenting on in, and then mentioning that alternative measures produce different impressions of over- vs. under-confidence (e.g., with reference to plots we can include in the Supplemental Materials).</w:t>
      </w:r>
    </w:p>
  </w:comment>
  <w:comment w:id="92" w:author="Nicholas Yeung" w:date="2024-03-21T12:12:00Z" w:initials="NY">
    <w:p w14:paraId="4C205782" w14:textId="77777777" w:rsidR="004B4AA3" w:rsidRDefault="004B4AA3" w:rsidP="004B4AA3">
      <w:r>
        <w:rPr>
          <w:rStyle w:val="CommentReference"/>
        </w:rPr>
        <w:annotationRef/>
      </w:r>
      <w:r>
        <w:rPr>
          <w:color w:val="000000"/>
          <w:sz w:val="20"/>
          <w:szCs w:val="20"/>
        </w:rPr>
        <w:t>In terms of the confidence-accuracy relationship, there’s scope to explore beyond the aggregate plot shown in Figure 2. For example, is it the case that, trialwise, participants are more likely to be accurate if they’re more confident? Are more confident participants also more accurate? (etc.)</w:t>
      </w:r>
    </w:p>
  </w:comment>
  <w:comment w:id="93" w:author="Nicholas Yeung" w:date="2024-03-21T12:18:00Z" w:initials="NY">
    <w:p w14:paraId="348EECAE" w14:textId="77777777" w:rsidR="007F0FAB" w:rsidRDefault="007F0FAB" w:rsidP="007F0FAB">
      <w:r>
        <w:rPr>
          <w:rStyle w:val="CommentReference"/>
        </w:rPr>
        <w:annotationRef/>
      </w:r>
      <w:r>
        <w:rPr>
          <w:color w:val="000000"/>
          <w:sz w:val="20"/>
          <w:szCs w:val="20"/>
        </w:rPr>
        <w:t>Here I’d suggest starting with the basis of analysis of whether more accurate participants also sought more information. I think the ROC analysis is going to be pretty hard for the average reader to digest — let’s discuss whether/how to present this.</w:t>
      </w:r>
    </w:p>
  </w:comment>
  <w:comment w:id="94" w:author="Nicholas Yeung" w:date="2024-03-21T12:30:00Z" w:initials="NY">
    <w:p w14:paraId="2614CBF4" w14:textId="77777777" w:rsidR="00BD33CF" w:rsidRDefault="008B59AA" w:rsidP="00BD33CF">
      <w:r>
        <w:rPr>
          <w:rStyle w:val="CommentReference"/>
        </w:rPr>
        <w:annotationRef/>
      </w:r>
      <w:r w:rsidR="00BD33CF">
        <w:rPr>
          <w:sz w:val="20"/>
          <w:szCs w:val="20"/>
        </w:rPr>
        <w:t>I think we need to lay out the logic: It doesn’t seem to matter (much) how much information is sought. However, it seems that the pattern of evidence sought does affect accuracy: we can predict whether participants are higher or lower in accuracy based on their overall patterns of information seeking. Then say how we did this via the ROC analysis.</w:t>
      </w:r>
    </w:p>
  </w:comment>
  <w:comment w:id="95" w:author="Nicholas Yeung" w:date="2024-03-21T12:33:00Z" w:initials="NY">
    <w:p w14:paraId="25C4C6FF" w14:textId="77777777" w:rsidR="001C27B3" w:rsidRDefault="001C27B3" w:rsidP="001C27B3">
      <w:r>
        <w:rPr>
          <w:rStyle w:val="CommentReference"/>
        </w:rPr>
        <w:annotationRef/>
      </w:r>
      <w:r>
        <w:rPr>
          <w:color w:val="000000"/>
          <w:sz w:val="20"/>
          <w:szCs w:val="20"/>
        </w:rPr>
        <w:t>Maybe need to back this up via bootstrap significance testing — run the analysis multiple times but with scrambled labels (i.e., random allocation to “low accuracy” and “high accuracy” groups) to generate a null distribution.</w:t>
      </w:r>
    </w:p>
  </w:comment>
  <w:comment w:id="96" w:author="Nicholas Yeung" w:date="2024-03-21T12:34:00Z" w:initials="NY">
    <w:p w14:paraId="05B0D385" w14:textId="77777777" w:rsidR="0088644B" w:rsidRDefault="0088644B" w:rsidP="0088644B">
      <w:r>
        <w:rPr>
          <w:rStyle w:val="CommentReference"/>
        </w:rPr>
        <w:annotationRef/>
      </w:r>
      <w:r>
        <w:rPr>
          <w:color w:val="000000"/>
          <w:sz w:val="20"/>
          <w:szCs w:val="20"/>
        </w:rPr>
        <w:t>Let’s keep it to what we measure!</w:t>
      </w:r>
    </w:p>
  </w:comment>
  <w:comment w:id="100" w:author="Nicholas Yeung" w:date="2024-03-21T12:19:00Z" w:initials="NY">
    <w:p w14:paraId="157BDF58" w14:textId="2F399404" w:rsidR="005C7173" w:rsidRDefault="005C7173" w:rsidP="005C7173">
      <w:r>
        <w:rPr>
          <w:rStyle w:val="CommentReference"/>
        </w:rPr>
        <w:annotationRef/>
      </w:r>
      <w:r>
        <w:rPr>
          <w:color w:val="000000"/>
          <w:sz w:val="20"/>
          <w:szCs w:val="20"/>
        </w:rPr>
        <w:t>I’m not sure we need both — this doesn’t seem to add much.</w:t>
      </w:r>
    </w:p>
  </w:comment>
  <w:comment w:id="101" w:author="Nicholas Yeung" w:date="2024-03-21T12:35:00Z" w:initials="NY">
    <w:p w14:paraId="1304A76F" w14:textId="77777777" w:rsidR="005A50A2" w:rsidRDefault="005A50A2" w:rsidP="005A50A2">
      <w:r>
        <w:rPr>
          <w:rStyle w:val="CommentReference"/>
        </w:rPr>
        <w:annotationRef/>
      </w:r>
      <w:r>
        <w:rPr>
          <w:color w:val="000000"/>
          <w:sz w:val="20"/>
          <w:szCs w:val="20"/>
        </w:rPr>
        <w:t>I’m not sure what this means, when you’ve divided participants according to their accuracy (which is defined in terms of their identification [or not] of the true condition).</w:t>
      </w:r>
    </w:p>
  </w:comment>
  <w:comment w:id="102" w:author="Nicholas Yeung" w:date="2024-03-21T12:38:00Z" w:initials="NY">
    <w:p w14:paraId="6F012AFD" w14:textId="77777777" w:rsidR="00D752EC" w:rsidRDefault="00D752EC" w:rsidP="00D752EC">
      <w:r>
        <w:rPr>
          <w:rStyle w:val="CommentReference"/>
        </w:rPr>
        <w:annotationRef/>
      </w:r>
      <w:r>
        <w:rPr>
          <w:color w:val="000000"/>
          <w:sz w:val="20"/>
          <w:szCs w:val="20"/>
        </w:rPr>
        <w:t>I agree it’s an interesting result, but I think we need to find a ‘home’ for this analysis in the context of the broader narrative of this Results section. Here it feels a little unmoored.</w:t>
      </w:r>
    </w:p>
  </w:comment>
  <w:comment w:id="103" w:author="Nicholas Yeung" w:date="2024-03-21T12:38:00Z" w:initials="NY">
    <w:p w14:paraId="77200F07" w14:textId="77777777" w:rsidR="004B50F1" w:rsidRDefault="004B50F1" w:rsidP="004B50F1">
      <w:r>
        <w:rPr>
          <w:rStyle w:val="CommentReference"/>
        </w:rPr>
        <w:annotationRef/>
      </w:r>
      <w:r>
        <w:rPr>
          <w:color w:val="000000"/>
          <w:sz w:val="20"/>
          <w:szCs w:val="20"/>
        </w:rPr>
        <w:t>This doesn’t make it clear that it’s an individual differences correlation.</w:t>
      </w:r>
    </w:p>
  </w:comment>
  <w:comment w:id="104" w:author="Nicholas Yeung" w:date="2024-03-21T12:39:00Z" w:initials="NY">
    <w:p w14:paraId="3F7E0639" w14:textId="77777777" w:rsidR="003944F9" w:rsidRDefault="003944F9" w:rsidP="003944F9">
      <w:r>
        <w:rPr>
          <w:rStyle w:val="CommentReference"/>
        </w:rPr>
        <w:annotationRef/>
      </w:r>
      <w:r>
        <w:rPr>
          <w:color w:val="000000"/>
          <w:sz w:val="20"/>
          <w:szCs w:val="20"/>
        </w:rPr>
        <w:t>Relating to the previous comment, it’s important to spell out the conceptual links between analyses. This feels more ‘historical’ (then, next, etc. are temporal rather than logical connectors).</w:t>
      </w:r>
    </w:p>
  </w:comment>
  <w:comment w:id="107" w:author="Nicholas Yeung" w:date="2024-03-21T12:44:00Z" w:initials="NY">
    <w:p w14:paraId="20E464A7" w14:textId="77777777" w:rsidR="00A20A64" w:rsidRDefault="002C32CA" w:rsidP="00A20A64">
      <w:r>
        <w:rPr>
          <w:rStyle w:val="CommentReference"/>
        </w:rPr>
        <w:annotationRef/>
      </w:r>
      <w:r w:rsidR="00A20A64">
        <w:rPr>
          <w:color w:val="000000"/>
          <w:sz w:val="20"/>
          <w:szCs w:val="20"/>
        </w:rPr>
        <w:t>It sounds odd to correlate a features that’s defined in a static way across participants (information value) with individual differences. Maybe frame as something like: “We assessed the degree to which each participants’ accuracy is predicted by the quality of information they sought”. In general, put the predicted variable on the y-axis of the graph, and the predictor variable on the x-axis. The graph might be fine as plotted, but if so think about what framing is needed for “Information value” to be the predicted variable.</w:t>
      </w:r>
    </w:p>
  </w:comment>
  <w:comment w:id="108" w:author="Nicholas Yeung" w:date="2024-03-21T12:49:00Z" w:initials="NY">
    <w:p w14:paraId="48B89C90" w14:textId="77777777" w:rsidR="00BD0B2C" w:rsidRDefault="00BD0B2C" w:rsidP="00BD0B2C">
      <w:r>
        <w:rPr>
          <w:rStyle w:val="CommentReference"/>
        </w:rPr>
        <w:annotationRef/>
      </w:r>
      <w:r>
        <w:rPr>
          <w:color w:val="000000"/>
          <w:sz w:val="20"/>
          <w:szCs w:val="20"/>
        </w:rPr>
        <w:t>Temporal connector again here.</w:t>
      </w:r>
    </w:p>
  </w:comment>
  <w:comment w:id="109" w:author="Nicholas Yeung" w:date="2024-03-21T14:37:00Z" w:initials="NY">
    <w:p w14:paraId="1D8E97E8" w14:textId="77777777" w:rsidR="00230A83" w:rsidRDefault="00230A83" w:rsidP="00230A83">
      <w:r>
        <w:rPr>
          <w:rStyle w:val="CommentReference"/>
        </w:rPr>
        <w:annotationRef/>
      </w:r>
      <w:r>
        <w:rPr>
          <w:color w:val="000000"/>
          <w:sz w:val="20"/>
          <w:szCs w:val="20"/>
        </w:rPr>
        <w:t>I’m not sure what you’re measuring here. Is this the similarity in info seeking behaviour separately for each set of participants (i.e., high vs. low accuracy)?</w:t>
      </w:r>
    </w:p>
  </w:comment>
  <w:comment w:id="112" w:author="Nicholas Yeung" w:date="2024-03-21T12:50:00Z" w:initials="NY">
    <w:p w14:paraId="3D51FA2A" w14:textId="2FE8D009" w:rsidR="00CE1CC3" w:rsidRDefault="00CE1CC3" w:rsidP="00CE1CC3">
      <w:r>
        <w:rPr>
          <w:rStyle w:val="CommentReference"/>
        </w:rPr>
        <w:annotationRef/>
      </w:r>
      <w:r>
        <w:rPr>
          <w:color w:val="000000"/>
          <w:sz w:val="20"/>
          <w:szCs w:val="20"/>
        </w:rPr>
        <w:t>You can do a t-test on this with case as your random effect.</w:t>
      </w:r>
    </w:p>
  </w:comment>
  <w:comment w:id="113" w:author="Nicholas Yeung" w:date="2024-03-21T12:54:00Z" w:initials="NY">
    <w:p w14:paraId="6C058167" w14:textId="77777777" w:rsidR="00490EB4" w:rsidRDefault="00490EB4" w:rsidP="00490EB4">
      <w:r>
        <w:rPr>
          <w:rStyle w:val="CommentReference"/>
        </w:rPr>
        <w:annotationRef/>
      </w:r>
      <w:r>
        <w:rPr>
          <w:color w:val="000000"/>
          <w:sz w:val="20"/>
          <w:szCs w:val="20"/>
        </w:rPr>
        <w:t>I think these analyses belong close to the start of the Results section. Part of it is the basic story that more information isn’t necessarily better, which is important to establish early so that the reader isn’t worrying (a) why you haven’t looked at this; and (b) whether other more interesting results are in fact some kind of consequence of this confound.</w:t>
      </w:r>
    </w:p>
  </w:comment>
  <w:comment w:id="114" w:author="Nicholas Yeung" w:date="2024-03-21T12:52:00Z" w:initials="NY">
    <w:p w14:paraId="4CD3CF7A" w14:textId="5BFAEA50" w:rsidR="00591470" w:rsidRDefault="00591470" w:rsidP="00591470">
      <w:r>
        <w:rPr>
          <w:rStyle w:val="CommentReference"/>
        </w:rPr>
        <w:annotationRef/>
      </w:r>
      <w:r>
        <w:rPr>
          <w:color w:val="000000"/>
          <w:sz w:val="20"/>
          <w:szCs w:val="20"/>
        </w:rPr>
        <w:t>Temporal again.</w:t>
      </w:r>
    </w:p>
  </w:comment>
  <w:comment w:id="115" w:author="Nicholas Yeung" w:date="2024-03-21T12:52:00Z" w:initials="NY">
    <w:p w14:paraId="58F1E6EF" w14:textId="77777777" w:rsidR="00591470" w:rsidRDefault="00591470" w:rsidP="00591470">
      <w:r>
        <w:rPr>
          <w:rStyle w:val="CommentReference"/>
        </w:rPr>
        <w:annotationRef/>
      </w:r>
      <w:r>
        <w:rPr>
          <w:color w:val="000000"/>
          <w:sz w:val="20"/>
          <w:szCs w:val="20"/>
        </w:rPr>
        <w:t>Feels too much like journalism/storytelling. Frame in terms of logical/conceptual progression of ideas.</w:t>
      </w:r>
    </w:p>
  </w:comment>
  <w:comment w:id="121" w:author="Nicholas Yeung" w:date="2024-03-21T12:56:00Z" w:initials="NY">
    <w:p w14:paraId="725011DC" w14:textId="77777777" w:rsidR="00EA0BCB" w:rsidRDefault="00EA0BCB" w:rsidP="00EA0BCB">
      <w:r>
        <w:rPr>
          <w:rStyle w:val="CommentReference"/>
        </w:rPr>
        <w:annotationRef/>
      </w:r>
      <w:r>
        <w:rPr>
          <w:color w:val="000000"/>
          <w:sz w:val="20"/>
          <w:szCs w:val="20"/>
        </w:rPr>
        <w:t>Were they also just more confident (i.e., taking raw confidence at the end, rather than change from the start)?</w:t>
      </w:r>
    </w:p>
  </w:comment>
  <w:comment w:id="123" w:author="Nicholas Yeung" w:date="2024-03-21T12:57:00Z" w:initials="NY">
    <w:p w14:paraId="71EAB382" w14:textId="77777777" w:rsidR="00C15ED6" w:rsidRDefault="00C15ED6" w:rsidP="00C15ED6">
      <w:r>
        <w:rPr>
          <w:rStyle w:val="CommentReference"/>
        </w:rPr>
        <w:annotationRef/>
      </w:r>
      <w:r>
        <w:rPr>
          <w:color w:val="000000"/>
          <w:sz w:val="20"/>
          <w:szCs w:val="20"/>
        </w:rPr>
        <w:t>This analysis seems to link to the Fig 2 plot showing that confidence and accuracy are related, but imperfectly.</w:t>
      </w:r>
    </w:p>
  </w:comment>
  <w:comment w:id="124" w:author="Nicholas Yeung" w:date="2024-03-21T12:58:00Z" w:initials="NY">
    <w:p w14:paraId="3703BE91" w14:textId="77777777" w:rsidR="004129DD" w:rsidRDefault="004129DD" w:rsidP="004129DD">
      <w:r>
        <w:rPr>
          <w:rStyle w:val="CommentReference"/>
        </w:rPr>
        <w:annotationRef/>
      </w:r>
      <w:r>
        <w:rPr>
          <w:color w:val="000000"/>
          <w:sz w:val="20"/>
          <w:szCs w:val="20"/>
        </w:rPr>
        <w:t>This feels like too much discussion/explanation for a Results section. Better to integrate these concepts into motivating why you ran the analysis and how you present the results.</w:t>
      </w:r>
    </w:p>
  </w:comment>
  <w:comment w:id="125" w:author="Nicholas Yeung" w:date="2024-03-21T14:43:00Z" w:initials="NY">
    <w:p w14:paraId="46F27972" w14:textId="77777777" w:rsidR="000D42E2" w:rsidRDefault="007F3FA5" w:rsidP="000D42E2">
      <w:r>
        <w:rPr>
          <w:rStyle w:val="CommentReference"/>
        </w:rPr>
        <w:annotationRef/>
      </w:r>
      <w:r w:rsidR="000D42E2">
        <w:rPr>
          <w:sz w:val="20"/>
          <w:szCs w:val="20"/>
        </w:rPr>
        <w:t>Overall, it’d be helpful to rearrange the Results section with clearer organising themes, e.g., with the following broad points:</w:t>
      </w:r>
      <w:r w:rsidR="000D42E2">
        <w:rPr>
          <w:sz w:val="20"/>
          <w:szCs w:val="20"/>
        </w:rPr>
        <w:cr/>
        <w:t>- Basic performance: Accuracy was OK, and varied quite a bit across participants and cases.</w:t>
      </w:r>
      <w:r w:rsidR="000D42E2">
        <w:rPr>
          <w:sz w:val="20"/>
          <w:szCs w:val="20"/>
        </w:rPr>
        <w:cr/>
        <w:t>- Confidence broadly related to accuracy, but not perfectly.</w:t>
      </w:r>
      <w:r w:rsidR="000D42E2">
        <w:rPr>
          <w:sz w:val="20"/>
          <w:szCs w:val="20"/>
        </w:rPr>
        <w:cr/>
        <w:t>(These basic analyses are versions of what people have previously shown, and set the scene for the more interesting and novel ones below…)</w:t>
      </w:r>
      <w:r w:rsidR="000D42E2">
        <w:rPr>
          <w:sz w:val="20"/>
          <w:szCs w:val="20"/>
        </w:rPr>
        <w:cr/>
        <w:t>- Information seeking behaviour predicts accuracy in interesting ways. ROC analysis as a basic demonstration, to be unpacked and explored via individual difference correlations. These reveal that amount doesn’t seem to matter as much as quality and variance. (I’d suggest a single combined figure with 3 scatterplots, all with accuracy on the y-axis and with the various info seeking metrics on the x-axis.*)</w:t>
      </w:r>
      <w:r w:rsidR="000D42E2">
        <w:rPr>
          <w:sz w:val="20"/>
          <w:szCs w:val="20"/>
        </w:rPr>
        <w:cr/>
        <w:t>- Relate accuracy and info seeking to analysis of differentials. (Not sure if this should go before or after analysis of info seeking… let’s discuss.)</w:t>
      </w:r>
      <w:r w:rsidR="000D42E2">
        <w:rPr>
          <w:sz w:val="20"/>
          <w:szCs w:val="20"/>
        </w:rPr>
        <w:cr/>
      </w:r>
      <w:r w:rsidR="000D42E2">
        <w:rPr>
          <w:sz w:val="20"/>
          <w:szCs w:val="20"/>
        </w:rPr>
        <w:cr/>
        <w:t>* An alternative would be two have two figures:</w:t>
      </w:r>
      <w:r w:rsidR="000D42E2">
        <w:rPr>
          <w:sz w:val="20"/>
          <w:szCs w:val="20"/>
        </w:rPr>
        <w:cr/>
        <w:t>1) One with two scatterplots where the x-axis for both is P(info sought) and the y-axes are accuracy and confidence, respectively.</w:t>
      </w:r>
      <w:r w:rsidR="000D42E2">
        <w:rPr>
          <w:sz w:val="20"/>
          <w:szCs w:val="20"/>
        </w:rPr>
        <w:cr/>
        <w:t>2) One with two other scatterplots, where the y-axis is accuracy and the x-axes are info quality and info variance, respectively.</w:t>
      </w:r>
    </w:p>
    <w:p w14:paraId="4FBA9D20" w14:textId="77777777" w:rsidR="000D42E2" w:rsidRDefault="000D42E2" w:rsidP="000D42E2">
      <w:r>
        <w:rPr>
          <w:sz w:val="20"/>
          <w:szCs w:val="20"/>
        </w:rPr>
        <w:t>- The key thing is to organise the presentation of the data a bit to help the reader — multiple scatterplots distributed across pages makes it hard work to integrate.</w:t>
      </w:r>
    </w:p>
  </w:comment>
  <w:comment w:id="128" w:author="Nicholas Yeung" w:date="2024-03-21T12:51:00Z" w:initials="NY">
    <w:p w14:paraId="28C0A650" w14:textId="675CA9CE" w:rsidR="00317B44" w:rsidRDefault="00317B44" w:rsidP="00317B44">
      <w:r>
        <w:rPr>
          <w:rStyle w:val="CommentReference"/>
        </w:rPr>
        <w:annotationRef/>
      </w:r>
      <w:r>
        <w:rPr>
          <w:color w:val="000000"/>
          <w:sz w:val="20"/>
          <w:szCs w:val="20"/>
        </w:rPr>
        <w:t>For an interim discussion between studies, aim for max 2 paragraphs. Proper theoretical discussion can wait until the GD. Here you just want to identify key conclusions of Study 1 as they feed into the design/hypotheses for Study 2.</w:t>
      </w:r>
    </w:p>
  </w:comment>
  <w:comment w:id="129" w:author="Nicholas Yeung" w:date="2024-03-21T15:01:00Z" w:initials="NY">
    <w:p w14:paraId="53E6985A" w14:textId="77777777" w:rsidR="00F07CFA" w:rsidRDefault="00F07CFA" w:rsidP="00F07CFA">
      <w:r>
        <w:rPr>
          <w:rStyle w:val="CommentReference"/>
        </w:rPr>
        <w:annotationRef/>
      </w:r>
      <w:r>
        <w:rPr>
          <w:color w:val="000000"/>
          <w:sz w:val="20"/>
          <w:szCs w:val="20"/>
        </w:rPr>
        <w:t>A key idea to convey is that Study 1 provides a rich dataset about participants’ diagnoses, differential generation and info seeking behaviour -&gt; Study 2 aims to do more in-depth data collection from a smaller no. of ppts to understand strategies that might relate to those behaviours. (And we should specify the key questions/hypotheses we went into Study 2 with.)</w:t>
      </w:r>
    </w:p>
  </w:comment>
  <w:comment w:id="130" w:author="Nicholas Yeung" w:date="2024-03-21T15:03:00Z" w:initials="NY">
    <w:p w14:paraId="7283D38C" w14:textId="77777777" w:rsidR="002D0592" w:rsidRDefault="002D0592" w:rsidP="002D0592">
      <w:r>
        <w:rPr>
          <w:rStyle w:val="CommentReference"/>
        </w:rPr>
        <w:annotationRef/>
      </w:r>
      <w:r>
        <w:rPr>
          <w:color w:val="000000"/>
          <w:sz w:val="20"/>
          <w:szCs w:val="20"/>
        </w:rPr>
        <w:t>This definitely belongs in the GD rather than here (doesn’t relate to Study 2 hypotheses/design).</w:t>
      </w:r>
    </w:p>
  </w:comment>
  <w:comment w:id="131" w:author="Nicholas Yeung" w:date="2024-03-21T15:04:00Z" w:initials="NY">
    <w:p w14:paraId="4E3A98E8" w14:textId="77777777" w:rsidR="002D0592" w:rsidRDefault="002D0592" w:rsidP="002D0592">
      <w:r>
        <w:rPr>
          <w:rStyle w:val="CommentReference"/>
        </w:rPr>
        <w:annotationRef/>
      </w:r>
      <w:r>
        <w:rPr>
          <w:color w:val="000000"/>
          <w:sz w:val="20"/>
          <w:szCs w:val="20"/>
        </w:rPr>
        <w:t>I’m not sure how useful these points are. It seems trivially true that people will be more or less specific in how they report differentials — not sure it needs a whole paragraph, and I’m not clear how it links directly to Study 2.</w:t>
      </w:r>
    </w:p>
  </w:comment>
  <w:comment w:id="132" w:author="Nicholas Yeung" w:date="2024-03-21T15:05:00Z" w:initials="NY">
    <w:p w14:paraId="4850777F" w14:textId="77777777" w:rsidR="005617A8" w:rsidRDefault="005617A8" w:rsidP="005617A8">
      <w:r>
        <w:rPr>
          <w:rStyle w:val="CommentReference"/>
        </w:rPr>
        <w:annotationRef/>
      </w:r>
      <w:r>
        <w:rPr>
          <w:color w:val="000000"/>
          <w:sz w:val="20"/>
          <w:szCs w:val="20"/>
        </w:rPr>
        <w:t>This seems like a point for the GD, since it applies to both studies, and isn’t really addressed in the design of Study 2.</w:t>
      </w:r>
    </w:p>
  </w:comment>
  <w:comment w:id="133" w:author="Nicholas Yeung" w:date="2024-03-21T15:05:00Z" w:initials="NY">
    <w:p w14:paraId="04BD63AE" w14:textId="77777777" w:rsidR="00472632" w:rsidRDefault="00472632" w:rsidP="00472632">
      <w:r>
        <w:rPr>
          <w:rStyle w:val="CommentReference"/>
        </w:rPr>
        <w:annotationRef/>
      </w:r>
      <w:r>
        <w:rPr>
          <w:color w:val="000000"/>
          <w:sz w:val="20"/>
          <w:szCs w:val="20"/>
        </w:rPr>
        <w:t>This returns back to a point you made earlier — maybe integrate the point(s) here with that discuss to avoid repetition/redundancy.</w:t>
      </w:r>
    </w:p>
  </w:comment>
  <w:comment w:id="134" w:author="Nicholas Yeung" w:date="2024-03-21T15:07:00Z" w:initials="NY">
    <w:p w14:paraId="75014962" w14:textId="77777777" w:rsidR="00E50917" w:rsidRDefault="00E50917" w:rsidP="00E50917">
      <w:r>
        <w:rPr>
          <w:rStyle w:val="CommentReference"/>
        </w:rPr>
        <w:annotationRef/>
      </w:r>
      <w:r>
        <w:rPr>
          <w:color w:val="000000"/>
          <w:sz w:val="20"/>
          <w:szCs w:val="20"/>
        </w:rPr>
        <w:t>This wording is quite vague/passive. Better to frame as specific, directional predictions: Aimed to replicate the finding of added differentials when reporting was less artificial; Aimed to characterise diagnostic strategies.</w:t>
      </w:r>
    </w:p>
  </w:comment>
  <w:comment w:id="135" w:author="Nicholas Yeung" w:date="2024-03-21T15:09:00Z" w:initials="NY">
    <w:p w14:paraId="584CDFB9" w14:textId="77777777" w:rsidR="008F156E" w:rsidRDefault="008F156E" w:rsidP="008F156E">
      <w:r>
        <w:rPr>
          <w:rStyle w:val="CommentReference"/>
        </w:rPr>
        <w:annotationRef/>
      </w:r>
      <w:r>
        <w:rPr>
          <w:color w:val="000000"/>
          <w:sz w:val="20"/>
          <w:szCs w:val="20"/>
        </w:rPr>
        <w:t>Relating back to an earlier comment, it’s important to make clear how this method complements the online study — a key idea is to give better insights into the how/why behind the clicks in Study 1. Maybe worth citing key precedents for the value of think aloud — e.g., Coderre for medical diagnosis, but also general problem solving research.</w:t>
      </w:r>
    </w:p>
  </w:comment>
  <w:comment w:id="145" w:author="Nicholas Yeung" w:date="2024-03-21T15:10:00Z" w:initials="NY">
    <w:p w14:paraId="1A8E2885" w14:textId="77777777" w:rsidR="0010697F" w:rsidRDefault="0010697F" w:rsidP="0010697F">
      <w:r>
        <w:rPr>
          <w:rStyle w:val="CommentReference"/>
        </w:rPr>
        <w:annotationRef/>
      </w:r>
      <w:r>
        <w:rPr>
          <w:color w:val="000000"/>
          <w:sz w:val="20"/>
          <w:szCs w:val="20"/>
        </w:rPr>
        <w:t>Division? I don’t think there is a medical sciences dept.</w:t>
      </w:r>
    </w:p>
  </w:comment>
  <w:comment w:id="146" w:author="Nicholas Yeung" w:date="2024-03-21T15:11:00Z" w:initials="NY">
    <w:p w14:paraId="3965E3A6" w14:textId="77777777" w:rsidR="006343F5" w:rsidRDefault="006343F5" w:rsidP="006343F5">
      <w:r>
        <w:rPr>
          <w:rStyle w:val="CommentReference"/>
        </w:rPr>
        <w:annotationRef/>
      </w:r>
      <w:r>
        <w:rPr>
          <w:color w:val="000000"/>
          <w:sz w:val="20"/>
          <w:szCs w:val="20"/>
        </w:rPr>
        <w:t>Actually not quite the same, as you describe next…</w:t>
      </w:r>
    </w:p>
  </w:comment>
  <w:comment w:id="174" w:author="Nicholas Yeung" w:date="2024-03-21T15:18:00Z" w:initials="NY">
    <w:p w14:paraId="49DDC530" w14:textId="77777777" w:rsidR="00734578" w:rsidRDefault="00734578" w:rsidP="00734578">
      <w:r>
        <w:rPr>
          <w:rStyle w:val="CommentReference"/>
        </w:rPr>
        <w:annotationRef/>
      </w:r>
      <w:r>
        <w:rPr>
          <w:color w:val="000000"/>
          <w:sz w:val="20"/>
          <w:szCs w:val="20"/>
        </w:rPr>
        <w:t>The full list of questions maybe belongs in Supplemental Materials, and here you could summarise briefly the themes of what was asked.</w:t>
      </w:r>
    </w:p>
  </w:comment>
  <w:comment w:id="175" w:author="Nicholas Yeung" w:date="2024-03-21T15:21:00Z" w:initials="NY">
    <w:p w14:paraId="38B90159" w14:textId="77777777" w:rsidR="00036BE3" w:rsidRDefault="00036BE3" w:rsidP="00036BE3">
      <w:r>
        <w:rPr>
          <w:rStyle w:val="CommentReference"/>
        </w:rPr>
        <w:annotationRef/>
      </w:r>
      <w:r>
        <w:rPr>
          <w:color w:val="000000"/>
          <w:sz w:val="20"/>
          <w:szCs w:val="20"/>
        </w:rPr>
        <w:t>Reading on, it’d be helpful to signpost here the two overall strategies: 1) look for specific instances of confidence, info seeking, differentials; 2) code the general diagnostic strategy per case per participant.</w:t>
      </w:r>
    </w:p>
  </w:comment>
  <w:comment w:id="192" w:author="Nicholas Yeung" w:date="2024-03-21T15:24:00Z" w:initials="NY">
    <w:p w14:paraId="1D7FE1BA" w14:textId="77777777" w:rsidR="004E3F1B" w:rsidRDefault="004E3F1B" w:rsidP="004E3F1B">
      <w:r>
        <w:rPr>
          <w:rStyle w:val="CommentReference"/>
        </w:rPr>
        <w:annotationRef/>
      </w:r>
      <w:r>
        <w:rPr>
          <w:color w:val="000000"/>
          <w:sz w:val="20"/>
          <w:szCs w:val="20"/>
        </w:rPr>
        <w:t>Make explicit that this is a different definition of accuracy to Exp 1.</w:t>
      </w:r>
    </w:p>
  </w:comment>
  <w:comment w:id="193" w:author="Nicholas Yeung" w:date="2024-03-21T15:24:00Z" w:initials="NY">
    <w:p w14:paraId="33658EF4" w14:textId="77777777" w:rsidR="007B41AE" w:rsidRDefault="007B41AE" w:rsidP="007B41AE">
      <w:r>
        <w:rPr>
          <w:rStyle w:val="CommentReference"/>
        </w:rPr>
        <w:annotationRef/>
      </w:r>
      <w:r>
        <w:rPr>
          <w:color w:val="000000"/>
          <w:sz w:val="20"/>
          <w:szCs w:val="20"/>
        </w:rPr>
        <w:t>I don’t think fractions of a percent are meaningful. But also let’s use a proportion scale (to 2 d.p.) for comparability with Study 1.</w:t>
      </w:r>
    </w:p>
  </w:comment>
  <w:comment w:id="195" w:author="Nicholas Yeung" w:date="2024-03-21T15:32:00Z" w:initials="NY">
    <w:p w14:paraId="30A134C3" w14:textId="77777777" w:rsidR="00C76AB0" w:rsidRDefault="00C76AB0" w:rsidP="00C76AB0">
      <w:r>
        <w:rPr>
          <w:rStyle w:val="CommentReference"/>
        </w:rPr>
        <w:annotationRef/>
      </w:r>
      <w:r>
        <w:rPr>
          <w:color w:val="000000"/>
          <w:sz w:val="20"/>
          <w:szCs w:val="20"/>
        </w:rPr>
        <w:t>Maybe makes sense to have the same plot as in Fig 2, with accuracy and confidence-to-treat plotted together across the 3 stages.</w:t>
      </w:r>
    </w:p>
  </w:comment>
  <w:comment w:id="196" w:author="Nicholas Yeung" w:date="2024-03-21T15:37:00Z" w:initials="NY">
    <w:p w14:paraId="67D2741E" w14:textId="77777777" w:rsidR="00395E1D" w:rsidRDefault="00395E1D" w:rsidP="00395E1D">
      <w:r>
        <w:rPr>
          <w:rStyle w:val="CommentReference"/>
        </w:rPr>
        <w:annotationRef/>
      </w:r>
      <w:r>
        <w:rPr>
          <w:color w:val="000000"/>
          <w:sz w:val="20"/>
          <w:szCs w:val="20"/>
        </w:rPr>
        <w:t>For accuracy, we could code it as accurate if they’ve mentioned the correct differential prior to that point (i.e., the point at which they register confidence), and carry over those mentions unless they’ve explicitly ruled out that differential subsequently. (For example, if they mention the correct differential in Patient History, then they’d be scored correct at the Physical Exam stage 2 even if they didn’t mention the differential again, as long as they hadn’t said something to suggest they were actively ruling out that possibility.)</w:t>
      </w:r>
    </w:p>
  </w:comment>
  <w:comment w:id="197" w:author="Nicholas Yeung" w:date="2024-03-21T15:26:00Z" w:initials="NY">
    <w:p w14:paraId="7BB6FD39" w14:textId="11412887" w:rsidR="00937E9C" w:rsidRDefault="00937E9C" w:rsidP="00937E9C">
      <w:r>
        <w:rPr>
          <w:rStyle w:val="CommentReference"/>
        </w:rPr>
        <w:annotationRef/>
      </w:r>
      <w:r>
        <w:rPr>
          <w:color w:val="000000"/>
          <w:sz w:val="20"/>
          <w:szCs w:val="20"/>
        </w:rPr>
        <w:t>Let’s discuss whether we need this figure. If we keep the figure, we should cut the (redundant) legend.</w:t>
      </w:r>
    </w:p>
  </w:comment>
  <w:comment w:id="198" w:author="Nicholas Yeung" w:date="2024-03-21T15:27:00Z" w:initials="NY">
    <w:p w14:paraId="7B1D7B29" w14:textId="77777777" w:rsidR="00A848CC" w:rsidRDefault="00A848CC" w:rsidP="00A848CC">
      <w:r>
        <w:rPr>
          <w:rStyle w:val="CommentReference"/>
        </w:rPr>
        <w:annotationRef/>
      </w:r>
      <w:r>
        <w:rPr>
          <w:color w:val="000000"/>
          <w:sz w:val="20"/>
          <w:szCs w:val="20"/>
        </w:rPr>
        <w:t>We could condense/cut this.</w:t>
      </w:r>
    </w:p>
  </w:comment>
  <w:comment w:id="199" w:author="Nicholas Yeung" w:date="2024-03-21T15:46:00Z" w:initials="NY">
    <w:p w14:paraId="60D5A934" w14:textId="77777777" w:rsidR="00162CAA" w:rsidRDefault="00C60329" w:rsidP="00162CAA">
      <w:r>
        <w:rPr>
          <w:rStyle w:val="CommentReference"/>
        </w:rPr>
        <w:annotationRef/>
      </w:r>
      <w:r w:rsidR="00162CAA">
        <w:rPr>
          <w:sz w:val="20"/>
          <w:szCs w:val="20"/>
        </w:rPr>
        <w:t>I’m not sure what message we’re bringing out in this figure. I think we discussed how it doesn’t seem to be simply difficulty that predicts strategy use, right? But if it’s not difficulty can we give a clue what does seem to matter? Related to this, it’d be good to think of a way to organise the conditions that isn’t just alphabetically.</w:t>
      </w:r>
    </w:p>
  </w:comment>
  <w:comment w:id="200" w:author="Nicholas Yeung" w:date="2024-03-21T15:38:00Z" w:initials="NY">
    <w:p w14:paraId="586C6358" w14:textId="055831BB" w:rsidR="00A83765" w:rsidRDefault="00A83765" w:rsidP="00A83765">
      <w:r>
        <w:rPr>
          <w:rStyle w:val="CommentReference"/>
        </w:rPr>
        <w:annotationRef/>
      </w:r>
      <w:r>
        <w:rPr>
          <w:color w:val="000000"/>
          <w:sz w:val="20"/>
          <w:szCs w:val="20"/>
        </w:rPr>
        <w:t>Too much of a historical feel again here.</w:t>
      </w:r>
    </w:p>
  </w:comment>
  <w:comment w:id="201" w:author="Nicholas Yeung" w:date="2024-03-21T15:40:00Z" w:initials="NY">
    <w:p w14:paraId="0BC94682" w14:textId="77777777" w:rsidR="004F060B" w:rsidRDefault="004F060B" w:rsidP="004F060B">
      <w:r>
        <w:rPr>
          <w:rStyle w:val="CommentReference"/>
        </w:rPr>
        <w:annotationRef/>
      </w:r>
      <w:r>
        <w:rPr>
          <w:color w:val="000000"/>
          <w:sz w:val="20"/>
          <w:szCs w:val="20"/>
        </w:rPr>
        <w:t>This analysis needs a clearer rationale and take-home message. Seems like it might be possible to run a chi-squared test?</w:t>
      </w:r>
    </w:p>
  </w:comment>
  <w:comment w:id="202" w:author="Nicholas Yeung" w:date="2024-03-22T09:41:00Z" w:initials="NY">
    <w:p w14:paraId="07634C06" w14:textId="77777777" w:rsidR="00610F4C" w:rsidRDefault="00610F4C" w:rsidP="00610F4C">
      <w:r>
        <w:rPr>
          <w:rStyle w:val="CommentReference"/>
        </w:rPr>
        <w:annotationRef/>
      </w:r>
      <w:r>
        <w:rPr>
          <w:color w:val="000000"/>
          <w:sz w:val="20"/>
          <w:szCs w:val="20"/>
        </w:rPr>
        <w:t>There’s a hint in the data in this column that HD strategies lead ppts to seek higher value info. Maybe that’s something to follow up?</w:t>
      </w:r>
    </w:p>
  </w:comment>
  <w:comment w:id="203" w:author="Nicholas Yeung" w:date="2024-03-22T09:42:00Z" w:initials="NY">
    <w:p w14:paraId="4E990500" w14:textId="77777777" w:rsidR="00610F4C" w:rsidRDefault="00610F4C" w:rsidP="00610F4C">
      <w:r>
        <w:rPr>
          <w:rStyle w:val="CommentReference"/>
        </w:rPr>
        <w:annotationRef/>
      </w:r>
      <w:r>
        <w:rPr>
          <w:color w:val="000000"/>
          <w:sz w:val="20"/>
          <w:szCs w:val="20"/>
        </w:rPr>
        <w:t>Data in this column imply that best strategy depends on question type…?</w:t>
      </w:r>
    </w:p>
  </w:comment>
  <w:comment w:id="204" w:author="Nicholas Yeung" w:date="2024-03-21T15:41:00Z" w:initials="NY">
    <w:p w14:paraId="4269DB63" w14:textId="67E4C9D6" w:rsidR="00950D88" w:rsidRDefault="00950D88" w:rsidP="00950D88">
      <w:r>
        <w:rPr>
          <w:rStyle w:val="CommentReference"/>
        </w:rPr>
        <w:annotationRef/>
      </w:r>
      <w:r>
        <w:rPr>
          <w:color w:val="000000"/>
          <w:sz w:val="20"/>
          <w:szCs w:val="20"/>
        </w:rPr>
        <w:t>Do these relate to IDs as they’ll be posted online for open science purposes?</w:t>
      </w:r>
    </w:p>
  </w:comment>
  <w:comment w:id="205" w:author="Nicholas Yeung" w:date="2024-03-21T15:43:00Z" w:initials="NY">
    <w:p w14:paraId="4BFC41F2" w14:textId="77777777" w:rsidR="00A0118C" w:rsidRDefault="00A0118C" w:rsidP="00A0118C">
      <w:r>
        <w:rPr>
          <w:rStyle w:val="CommentReference"/>
        </w:rPr>
        <w:annotationRef/>
      </w:r>
      <w:r>
        <w:rPr>
          <w:color w:val="000000"/>
          <w:sz w:val="20"/>
          <w:szCs w:val="20"/>
        </w:rPr>
        <w:t>Why not just present in the reverse order then?</w:t>
      </w:r>
    </w:p>
  </w:comment>
  <w:comment w:id="206" w:author="Nicholas Yeung" w:date="2024-03-21T15:42:00Z" w:initials="NY">
    <w:p w14:paraId="2AF1FDFD" w14:textId="0FB49562" w:rsidR="00855352" w:rsidRDefault="00855352" w:rsidP="00855352">
      <w:r>
        <w:rPr>
          <w:rStyle w:val="CommentReference"/>
        </w:rPr>
        <w:annotationRef/>
      </w:r>
      <w:r>
        <w:rPr>
          <w:color w:val="000000"/>
          <w:sz w:val="20"/>
          <w:szCs w:val="20"/>
        </w:rPr>
        <w:t>All participants?</w:t>
      </w:r>
    </w:p>
  </w:comment>
  <w:comment w:id="207" w:author="Nicholas Yeung" w:date="2024-03-21T15:44:00Z" w:initials="NY">
    <w:p w14:paraId="3EFDA088" w14:textId="77777777" w:rsidR="00267AAB" w:rsidRDefault="00267AAB" w:rsidP="00267AAB">
      <w:r>
        <w:rPr>
          <w:rStyle w:val="CommentReference"/>
        </w:rPr>
        <w:annotationRef/>
      </w:r>
      <w:r>
        <w:rPr>
          <w:color w:val="000000"/>
          <w:sz w:val="20"/>
          <w:szCs w:val="20"/>
        </w:rPr>
        <w:t>“biased”?</w:t>
      </w:r>
    </w:p>
  </w:comment>
  <w:comment w:id="208" w:author="Nicholas Yeung" w:date="2024-03-21T15:44:00Z" w:initials="NY">
    <w:p w14:paraId="3145DF6C" w14:textId="77777777" w:rsidR="005F59C5" w:rsidRDefault="005F59C5" w:rsidP="005F59C5">
      <w:r>
        <w:rPr>
          <w:rStyle w:val="CommentReference"/>
        </w:rPr>
        <w:annotationRef/>
      </w:r>
      <w:r>
        <w:rPr>
          <w:color w:val="000000"/>
          <w:sz w:val="20"/>
          <w:szCs w:val="20"/>
        </w:rPr>
        <w:t>This feels too much discussion for a Results section.</w:t>
      </w:r>
    </w:p>
  </w:comment>
  <w:comment w:id="209" w:author="Nicholas Yeung" w:date="2024-03-21T15:54:00Z" w:initials="NY">
    <w:p w14:paraId="0F9680BA" w14:textId="77777777" w:rsidR="00BB1EFE" w:rsidRDefault="00AC2EFB" w:rsidP="00BB1EFE">
      <w:r>
        <w:rPr>
          <w:rStyle w:val="CommentReference"/>
        </w:rPr>
        <w:annotationRef/>
      </w:r>
      <w:r w:rsidR="00BB1EFE">
        <w:rPr>
          <w:sz w:val="20"/>
          <w:szCs w:val="20"/>
        </w:rPr>
        <w:t xml:space="preserve">Lots of interesting threads in this Results section. As in Study 1, there’s perhaps scope to tie together the threads into clearer themes. It’s clear to me how the Figure 10 results relate to Study 1 (broadening differentials), but I’m less sure how to relate the think-aloud data to the Study 1 findings about information seeking patterns. We’re not quite “cashing out” the value of this rich dataset into insights about variability in accuracy that was the focus in Study 1. And there’s a tension here between the Study 1 and 2 results — whereas Study 1 suggests there’s a good way to seek information, Study 2 finds variation that links more positively to accuracy. I wonder if there’s a way to look at accuracy variation in Study 2, or to analyse info seeking behaviour in Study 2 in terms of its similarity to what our Study 1 participants did. Or, conversely, to look at the Study 1 results in light of what Study 2 reveals about strategies — e.g., as a function of types of question that favour HD vs. PR strategies. But right now I don’t see a totally coherent story from the info seeking data in the two studies. </w:t>
      </w:r>
    </w:p>
  </w:comment>
  <w:comment w:id="212" w:author="Nicholas Yeung" w:date="2024-03-21T15:56:00Z" w:initials="NY">
    <w:p w14:paraId="41CBE2CF" w14:textId="5D107F99" w:rsidR="00F37D9A" w:rsidRDefault="00F37D9A" w:rsidP="00F37D9A">
      <w:r>
        <w:rPr>
          <w:rStyle w:val="CommentReference"/>
        </w:rPr>
        <w:annotationRef/>
      </w:r>
      <w:r>
        <w:rPr>
          <w:color w:val="000000"/>
          <w:sz w:val="20"/>
          <w:szCs w:val="20"/>
        </w:rPr>
        <w:t>As above, should just be one or two paragraphs summarising Study 2-specific points before moving on to the GD.</w:t>
      </w:r>
    </w:p>
  </w:comment>
  <w:comment w:id="213" w:author="Nicholas Yeung" w:date="2024-03-21T15:57:00Z" w:initials="NY">
    <w:p w14:paraId="4D877556" w14:textId="77777777" w:rsidR="00CA4387" w:rsidRDefault="00CA4387" w:rsidP="00CA4387">
      <w:r>
        <w:rPr>
          <w:rStyle w:val="CommentReference"/>
        </w:rPr>
        <w:annotationRef/>
      </w:r>
      <w:r>
        <w:rPr>
          <w:color w:val="000000"/>
          <w:sz w:val="20"/>
          <w:szCs w:val="20"/>
        </w:rPr>
        <w:t>Start by summarising key findings as they relate to original study aims.</w:t>
      </w:r>
    </w:p>
  </w:comment>
  <w:comment w:id="215" w:author="Nicholas Yeung" w:date="2024-03-21T15:58:00Z" w:initials="NY">
    <w:p w14:paraId="346B0A37" w14:textId="77777777" w:rsidR="003C6DFC" w:rsidRDefault="003C6DFC" w:rsidP="003C6DFC">
      <w:r>
        <w:rPr>
          <w:rStyle w:val="CommentReference"/>
        </w:rPr>
        <w:annotationRef/>
      </w:r>
      <w:r>
        <w:rPr>
          <w:color w:val="000000"/>
          <w:sz w:val="20"/>
          <w:szCs w:val="20"/>
        </w:rPr>
        <w:t>I think we’re drifting too far from our findings here, particularly for an interim discussion section.</w:t>
      </w:r>
    </w:p>
  </w:comment>
  <w:comment w:id="216" w:author="Nicholas Yeung" w:date="2024-03-21T15:59:00Z" w:initials="NY">
    <w:p w14:paraId="5C122329" w14:textId="77777777" w:rsidR="00D65565" w:rsidRDefault="00D65565" w:rsidP="00D65565">
      <w:r>
        <w:rPr>
          <w:rStyle w:val="CommentReference"/>
        </w:rPr>
        <w:annotationRef/>
      </w:r>
      <w:r>
        <w:rPr>
          <w:color w:val="000000"/>
          <w:sz w:val="20"/>
          <w:szCs w:val="20"/>
        </w:rPr>
        <w:t>This belongs in the GD for sure rather than an interim study-specific discussion.</w:t>
      </w:r>
    </w:p>
  </w:comment>
  <w:comment w:id="217" w:author="Nicholas Yeung" w:date="2024-03-21T16:00:00Z" w:initials="NY">
    <w:p w14:paraId="796A7DE3" w14:textId="77777777" w:rsidR="000432A1" w:rsidRDefault="000432A1" w:rsidP="000432A1">
      <w:r>
        <w:rPr>
          <w:rStyle w:val="CommentReference"/>
        </w:rPr>
        <w:annotationRef/>
      </w:r>
      <w:r>
        <w:rPr>
          <w:color w:val="000000"/>
          <w:sz w:val="20"/>
          <w:szCs w:val="20"/>
        </w:rPr>
        <w:t>We’ve discussed this as being a potentially interesting detail of the results, but looking back we don’t analyse it. Maybe worth a brief mention as relevant descriptive statistics at the beginning of the Results section.</w:t>
      </w:r>
    </w:p>
  </w:comment>
  <w:comment w:id="218" w:author="Nicholas Yeung" w:date="2024-03-21T16:02:00Z" w:initials="NY">
    <w:p w14:paraId="42004DE0" w14:textId="77777777" w:rsidR="00096DDB" w:rsidRDefault="00096DDB" w:rsidP="00096DDB">
      <w:r>
        <w:rPr>
          <w:rStyle w:val="CommentReference"/>
        </w:rPr>
        <w:annotationRef/>
      </w:r>
      <w:r>
        <w:rPr>
          <w:color w:val="000000"/>
          <w:sz w:val="20"/>
          <w:szCs w:val="20"/>
        </w:rPr>
        <w:t>Results are always exploratory in this sense! What specific conclusions do these limitations relate to? That is, what findings might we worry will not generalise because of this issue?</w:t>
      </w:r>
    </w:p>
  </w:comment>
  <w:comment w:id="219" w:author="Nicholas Yeung" w:date="2024-03-21T16:03:00Z" w:initials="NY">
    <w:p w14:paraId="3C9B300A" w14:textId="77777777" w:rsidR="003E2FF1" w:rsidRDefault="00F52E13" w:rsidP="003E2FF1">
      <w:r>
        <w:rPr>
          <w:rStyle w:val="CommentReference"/>
        </w:rPr>
        <w:annotationRef/>
      </w:r>
      <w:r w:rsidR="003E2FF1">
        <w:rPr>
          <w:sz w:val="20"/>
          <w:szCs w:val="20"/>
        </w:rPr>
        <w:t>I don’t think I’ve ever seen a section of a paper labelled “Overall Discussion”!</w:t>
      </w:r>
    </w:p>
  </w:comment>
  <w:comment w:id="223" w:author="Nicholas Yeung" w:date="2024-03-22T09:53:00Z" w:initials="NY">
    <w:p w14:paraId="35E72793" w14:textId="77777777" w:rsidR="00BB1EFE" w:rsidRDefault="00BB1EFE" w:rsidP="00BB1EFE">
      <w:r>
        <w:rPr>
          <w:rStyle w:val="CommentReference"/>
        </w:rPr>
        <w:annotationRef/>
      </w:r>
      <w:r>
        <w:rPr>
          <w:color w:val="000000"/>
          <w:sz w:val="20"/>
          <w:szCs w:val="20"/>
        </w:rPr>
        <w:t>It might be a useful exercise to pick out a handful of papers, perhaps on related topics, that you remember being good, and take a look at how they structure their GD sections. As a reader it’s natural to focus on content, but this time read them to see how they’re structuring the section. Typically a GD section will be structured to “zoom out” from the results to increasingly general discussion points. So the first paragraph will normally summarise key findings as they relate to the original hypotheses. Then the next paragraphs will discuss (a) where the results confirmed initial hypotheses, and what this means; and (b) where the results were more surprising (e.g., to consider whether the failure to conform to predictions likely reflects methodological issues, or has conceptual implications). From there the discussion can zoom out further, e.g., to discuss broader methodological or conceptual issues. This should consider both strengths and weaknesses. For example here we might have a paragraph about our methodology: using an interactive and pretty open-ended task, where the goal wasn’t to come up with a single diagnosis but rather work towards “readiness to treat”, considering strengths and weaknesses of this approach.</w:t>
      </w:r>
    </w:p>
    <w:p w14:paraId="60EC4603" w14:textId="77777777" w:rsidR="00BB1EFE" w:rsidRDefault="00BB1EFE" w:rsidP="00BB1EFE">
      <w:r>
        <w:rPr>
          <w:color w:val="000000"/>
          <w:sz w:val="20"/>
          <w:szCs w:val="20"/>
        </w:rPr>
        <w:t>Conceptually, key messages are about: broadening of differentials, importance of variability in info seeking (e.g., as they relate to strategies — if we can cash out this link between the results of the two studies). Here’s the place where we can sketch out possible practical implications, such as avenues to improve training (e.g., strategy toolkits?).</w:t>
      </w:r>
    </w:p>
  </w:comment>
  <w:comment w:id="224" w:author="Nicholas Yeung" w:date="2024-03-21T16:02:00Z" w:initials="NY">
    <w:p w14:paraId="6816B9BC" w14:textId="336E465E" w:rsidR="00096DDB" w:rsidRDefault="00096DDB" w:rsidP="00096DDB">
      <w:r>
        <w:rPr>
          <w:rStyle w:val="CommentReference"/>
        </w:rPr>
        <w:annotationRef/>
      </w:r>
      <w:r>
        <w:rPr>
          <w:color w:val="000000"/>
          <w:sz w:val="20"/>
          <w:szCs w:val="20"/>
        </w:rPr>
        <w:t>No, start with an integrative summary of key findings. Limitations come later, as part of your discussion of those findings.</w:t>
      </w:r>
    </w:p>
  </w:comment>
  <w:comment w:id="225" w:author="Nicholas Yeung" w:date="2024-03-21T16:54:00Z" w:initials="NY">
    <w:p w14:paraId="403B133F" w14:textId="77777777" w:rsidR="007839A4" w:rsidRDefault="00B3781D" w:rsidP="007839A4">
      <w:r>
        <w:rPr>
          <w:rStyle w:val="CommentReference"/>
        </w:rPr>
        <w:annotationRef/>
      </w:r>
      <w:r w:rsidR="007839A4">
        <w:rPr>
          <w:sz w:val="20"/>
          <w:szCs w:val="20"/>
        </w:rPr>
        <w:t>For the limitations you discuss here (naturalistic stimuli, test delays), it’s important to be clear what you’d gain by addressing them (or, conversely, how the presence of these limitations limits the specific conclusions you’re drawing). It’s not clear to me, for example, how showing X-ray images might change the relationship we observe between info seeking patterns and accuracy. That’s the sort of limitation that matters — there are always choices you make experimentally, but the ones that matter and are important to discuss are the ones that relate to the specific conclusions you’re trying to draw.</w:t>
      </w:r>
    </w:p>
  </w:comment>
  <w:comment w:id="226" w:author="Nicholas Yeung" w:date="2024-03-21T16:55:00Z" w:initials="NY">
    <w:p w14:paraId="766C3D9F" w14:textId="374CF429" w:rsidR="007839A4" w:rsidRDefault="007839A4" w:rsidP="007839A4">
      <w:r>
        <w:rPr>
          <w:rStyle w:val="CommentReference"/>
        </w:rPr>
        <w:annotationRef/>
      </w:r>
      <w:r>
        <w:rPr>
          <w:color w:val="000000"/>
          <w:sz w:val="20"/>
          <w:szCs w:val="20"/>
        </w:rPr>
        <w:t>Relating to the previous comment, here we’d ideally want an indication of what specific questions could be answered by implementing this change.</w:t>
      </w:r>
    </w:p>
  </w:comment>
  <w:comment w:id="227" w:author="Nicholas Yeung" w:date="2024-03-21T16:56:00Z" w:initials="NY">
    <w:p w14:paraId="4E229935" w14:textId="77777777" w:rsidR="00AB5179" w:rsidRDefault="00AB5179" w:rsidP="00AB5179">
      <w:r>
        <w:rPr>
          <w:rStyle w:val="CommentReference"/>
        </w:rPr>
        <w:annotationRef/>
      </w:r>
      <w:r>
        <w:rPr>
          <w:color w:val="000000"/>
          <w:sz w:val="20"/>
          <w:szCs w:val="20"/>
        </w:rPr>
        <w:t>Good, this is the kind of integrative summary I mentioned above, which is a good place to start the GD.</w:t>
      </w:r>
    </w:p>
  </w:comment>
  <w:comment w:id="228" w:author="Nicholas Yeung" w:date="2024-03-21T16:57:00Z" w:initials="NY">
    <w:p w14:paraId="00D8EEFD" w14:textId="77777777" w:rsidR="00E91B8F" w:rsidRDefault="00E91B8F" w:rsidP="00E91B8F">
      <w:r>
        <w:rPr>
          <w:rStyle w:val="CommentReference"/>
        </w:rPr>
        <w:annotationRef/>
      </w:r>
      <w:r>
        <w:rPr>
          <w:color w:val="000000"/>
          <w:sz w:val="20"/>
          <w:szCs w:val="20"/>
        </w:rPr>
        <w:t>I’m not sure which specific finding you have in mind here.</w:t>
      </w:r>
    </w:p>
  </w:comment>
  <w:comment w:id="229" w:author="Nicholas Yeung" w:date="2024-03-21T16:57:00Z" w:initials="NY">
    <w:p w14:paraId="3D0B636E" w14:textId="77777777" w:rsidR="00A15392" w:rsidRDefault="00A15392" w:rsidP="00A15392">
      <w:r>
        <w:rPr>
          <w:rStyle w:val="CommentReference"/>
        </w:rPr>
        <w:annotationRef/>
      </w:r>
      <w:r>
        <w:rPr>
          <w:color w:val="000000"/>
          <w:sz w:val="20"/>
          <w:szCs w:val="20"/>
        </w:rPr>
        <w:t>I’m not sure which result you’re referring to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40AE8" w15:done="0"/>
  <w15:commentEx w15:paraId="60768680" w15:done="0"/>
  <w15:commentEx w15:paraId="6D32F98F" w15:done="0"/>
  <w15:commentEx w15:paraId="39343D52" w15:done="0"/>
  <w15:commentEx w15:paraId="4BD28078" w15:paraIdParent="39343D52" w15:done="0"/>
  <w15:commentEx w15:paraId="725B384B" w15:paraIdParent="39343D52" w15:done="0"/>
  <w15:commentEx w15:paraId="2139A58F" w15:done="0"/>
  <w15:commentEx w15:paraId="52B6C5C2" w15:done="0"/>
  <w15:commentEx w15:paraId="3B843A5B" w15:done="0"/>
  <w15:commentEx w15:paraId="22A3DA19" w15:done="0"/>
  <w15:commentEx w15:paraId="2717FB43" w15:done="0"/>
  <w15:commentEx w15:paraId="11088949" w15:done="0"/>
  <w15:commentEx w15:paraId="2AD0C04F" w15:done="0"/>
  <w15:commentEx w15:paraId="5F4EB4DE" w15:done="0"/>
  <w15:commentEx w15:paraId="5DC88EA3" w15:done="0"/>
  <w15:commentEx w15:paraId="695547EE" w15:done="0"/>
  <w15:commentEx w15:paraId="10EAEC02" w15:done="0"/>
  <w15:commentEx w15:paraId="232E70BD" w15:paraIdParent="10EAEC02" w15:done="0"/>
  <w15:commentEx w15:paraId="4936B315" w15:done="0"/>
  <w15:commentEx w15:paraId="29D05DA5" w15:done="0"/>
  <w15:commentEx w15:paraId="3B5780AB" w15:done="0"/>
  <w15:commentEx w15:paraId="03F1D0E2" w15:done="0"/>
  <w15:commentEx w15:paraId="164CB9EC" w15:done="0"/>
  <w15:commentEx w15:paraId="51AC0CD7" w15:done="0"/>
  <w15:commentEx w15:paraId="6BF9D857" w15:done="0"/>
  <w15:commentEx w15:paraId="7CC8E818" w15:paraIdParent="6BF9D857" w15:done="0"/>
  <w15:commentEx w15:paraId="2E7BF74E" w15:done="0"/>
  <w15:commentEx w15:paraId="4DE5F095" w15:done="0"/>
  <w15:commentEx w15:paraId="32A77BC6" w15:done="0"/>
  <w15:commentEx w15:paraId="3687D6DC" w15:paraIdParent="32A77BC6" w15:done="0"/>
  <w15:commentEx w15:paraId="7E2E0125" w15:done="0"/>
  <w15:commentEx w15:paraId="0208C022" w15:done="0"/>
  <w15:commentEx w15:paraId="4C205782" w15:paraIdParent="0208C022" w15:done="0"/>
  <w15:commentEx w15:paraId="348EECAE" w15:done="0"/>
  <w15:commentEx w15:paraId="2614CBF4" w15:paraIdParent="348EECAE" w15:done="0"/>
  <w15:commentEx w15:paraId="25C4C6FF" w15:paraIdParent="348EECAE" w15:done="0"/>
  <w15:commentEx w15:paraId="05B0D385" w15:done="0"/>
  <w15:commentEx w15:paraId="157BDF58" w15:done="0"/>
  <w15:commentEx w15:paraId="1304A76F" w15:done="0"/>
  <w15:commentEx w15:paraId="6F012AFD" w15:done="0"/>
  <w15:commentEx w15:paraId="77200F07" w15:done="0"/>
  <w15:commentEx w15:paraId="3F7E0639" w15:done="0"/>
  <w15:commentEx w15:paraId="20E464A7" w15:done="0"/>
  <w15:commentEx w15:paraId="48B89C90" w15:done="0"/>
  <w15:commentEx w15:paraId="1D8E97E8" w15:done="0"/>
  <w15:commentEx w15:paraId="3D51FA2A" w15:done="0"/>
  <w15:commentEx w15:paraId="6C058167" w15:done="0"/>
  <w15:commentEx w15:paraId="4CD3CF7A" w15:done="0"/>
  <w15:commentEx w15:paraId="58F1E6EF" w15:done="0"/>
  <w15:commentEx w15:paraId="725011DC" w15:done="0"/>
  <w15:commentEx w15:paraId="71EAB382" w15:done="0"/>
  <w15:commentEx w15:paraId="3703BE91" w15:done="0"/>
  <w15:commentEx w15:paraId="4FBA9D20" w15:done="0"/>
  <w15:commentEx w15:paraId="28C0A650" w15:done="0"/>
  <w15:commentEx w15:paraId="53E6985A" w15:paraIdParent="28C0A650" w15:done="0"/>
  <w15:commentEx w15:paraId="7283D38C" w15:done="0"/>
  <w15:commentEx w15:paraId="4E3A98E8" w15:done="0"/>
  <w15:commentEx w15:paraId="4850777F" w15:done="0"/>
  <w15:commentEx w15:paraId="04BD63AE" w15:done="0"/>
  <w15:commentEx w15:paraId="75014962" w15:done="0"/>
  <w15:commentEx w15:paraId="584CDFB9" w15:done="0"/>
  <w15:commentEx w15:paraId="1A8E2885" w15:done="0"/>
  <w15:commentEx w15:paraId="3965E3A6" w15:done="0"/>
  <w15:commentEx w15:paraId="49DDC530" w15:done="0"/>
  <w15:commentEx w15:paraId="38B90159" w15:done="0"/>
  <w15:commentEx w15:paraId="1D7FE1BA" w15:done="0"/>
  <w15:commentEx w15:paraId="33658EF4" w15:done="0"/>
  <w15:commentEx w15:paraId="30A134C3" w15:done="0"/>
  <w15:commentEx w15:paraId="67D2741E" w15:paraIdParent="30A134C3" w15:done="0"/>
  <w15:commentEx w15:paraId="7BB6FD39" w15:done="0"/>
  <w15:commentEx w15:paraId="7B1D7B29" w15:done="0"/>
  <w15:commentEx w15:paraId="60D5A934" w15:done="0"/>
  <w15:commentEx w15:paraId="586C6358" w15:done="0"/>
  <w15:commentEx w15:paraId="0BC94682" w15:done="0"/>
  <w15:commentEx w15:paraId="07634C06" w15:done="0"/>
  <w15:commentEx w15:paraId="4E990500" w15:done="0"/>
  <w15:commentEx w15:paraId="4269DB63" w15:done="0"/>
  <w15:commentEx w15:paraId="4BFC41F2" w15:done="0"/>
  <w15:commentEx w15:paraId="2AF1FDFD" w15:done="0"/>
  <w15:commentEx w15:paraId="3EFDA088" w15:done="0"/>
  <w15:commentEx w15:paraId="3145DF6C" w15:done="0"/>
  <w15:commentEx w15:paraId="0F9680BA" w15:done="0"/>
  <w15:commentEx w15:paraId="41CBE2CF" w15:done="0"/>
  <w15:commentEx w15:paraId="4D877556" w15:done="0"/>
  <w15:commentEx w15:paraId="346B0A37" w15:done="0"/>
  <w15:commentEx w15:paraId="5C122329" w15:done="0"/>
  <w15:commentEx w15:paraId="796A7DE3" w15:done="0"/>
  <w15:commentEx w15:paraId="42004DE0" w15:done="0"/>
  <w15:commentEx w15:paraId="3C9B300A" w15:done="0"/>
  <w15:commentEx w15:paraId="60EC4603" w15:done="0"/>
  <w15:commentEx w15:paraId="6816B9BC" w15:done="0"/>
  <w15:commentEx w15:paraId="403B133F" w15:paraIdParent="6816B9BC" w15:done="0"/>
  <w15:commentEx w15:paraId="766C3D9F" w15:done="0"/>
  <w15:commentEx w15:paraId="4E229935" w15:done="0"/>
  <w15:commentEx w15:paraId="00D8EEFD" w15:done="0"/>
  <w15:commentEx w15:paraId="3D0B63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A6ABF4" w16cex:dateUtc="2024-03-21T12:16:00Z"/>
  <w16cex:commentExtensible w16cex:durableId="1369EDD5" w16cex:dateUtc="2024-03-21T10:28:00Z"/>
  <w16cex:commentExtensible w16cex:durableId="5EA80D13" w16cex:dateUtc="2024-03-21T10:29:00Z"/>
  <w16cex:commentExtensible w16cex:durableId="23E95EB6" w16cex:dateUtc="2024-03-21T10:26:00Z"/>
  <w16cex:commentExtensible w16cex:durableId="34998636" w16cex:dateUtc="2024-03-21T10:33:00Z"/>
  <w16cex:commentExtensible w16cex:durableId="3F1879E9" w16cex:dateUtc="2024-03-21T11:39:00Z"/>
  <w16cex:commentExtensible w16cex:durableId="10C30CC1" w16cex:dateUtc="2024-03-21T10:58:00Z"/>
  <w16cex:commentExtensible w16cex:durableId="468AD150" w16cex:dateUtc="2024-03-21T10:56:00Z"/>
  <w16cex:commentExtensible w16cex:durableId="6087506B" w16cex:dateUtc="2024-03-21T10:56:00Z"/>
  <w16cex:commentExtensible w16cex:durableId="2AA1A71A" w16cex:dateUtc="2024-03-21T10:57:00Z"/>
  <w16cex:commentExtensible w16cex:durableId="37895F57" w16cex:dateUtc="2024-03-21T11:10:00Z"/>
  <w16cex:commentExtensible w16cex:durableId="20C306D3" w16cex:dateUtc="2024-03-21T11:00:00Z"/>
  <w16cex:commentExtensible w16cex:durableId="55249F40" w16cex:dateUtc="2024-03-21T11:05:00Z"/>
  <w16cex:commentExtensible w16cex:durableId="56B31A6E" w16cex:dateUtc="2024-03-21T11:14:00Z"/>
  <w16cex:commentExtensible w16cex:durableId="11C1A878" w16cex:dateUtc="2024-03-21T11:15:00Z"/>
  <w16cex:commentExtensible w16cex:durableId="7498F85C" w16cex:dateUtc="2024-03-21T11:07:00Z"/>
  <w16cex:commentExtensible w16cex:durableId="2C003207" w16cex:dateUtc="2024-03-21T11:09:00Z"/>
  <w16cex:commentExtensible w16cex:durableId="5BDAAABE" w16cex:dateUtc="2024-03-21T11:20:00Z"/>
  <w16cex:commentExtensible w16cex:durableId="31BDD62C" w16cex:dateUtc="2024-03-21T11:21:00Z"/>
  <w16cex:commentExtensible w16cex:durableId="448D76EE" w16cex:dateUtc="2024-03-21T11:22:00Z"/>
  <w16cex:commentExtensible w16cex:durableId="6A1D933E" w16cex:dateUtc="2024-03-21T11:24:00Z"/>
  <w16cex:commentExtensible w16cex:durableId="0A7681D2" w16cex:dateUtc="2024-03-21T12:01:00Z"/>
  <w16cex:commentExtensible w16cex:durableId="4E5167D3" w16cex:dateUtc="2024-03-21T11:25:00Z"/>
  <w16cex:commentExtensible w16cex:durableId="0594FBFF" w16cex:dateUtc="2024-03-21T11:31:00Z"/>
  <w16cex:commentExtensible w16cex:durableId="7FD65B98" w16cex:dateUtc="2024-03-21T11:45:00Z"/>
  <w16cex:commentExtensible w16cex:durableId="5190B57A" w16cex:dateUtc="2024-03-21T11:53:00Z"/>
  <w16cex:commentExtensible w16cex:durableId="4AB0DDF8" w16cex:dateUtc="2024-03-21T12:04:00Z"/>
  <w16cex:commentExtensible w16cex:durableId="0ACBA011" w16cex:dateUtc="2024-03-21T12:04:00Z"/>
  <w16cex:commentExtensible w16cex:durableId="27B81226" w16cex:dateUtc="2024-03-21T12:05:00Z"/>
  <w16cex:commentExtensible w16cex:durableId="1960F182" w16cex:dateUtc="2024-03-21T12:07:00Z"/>
  <w16cex:commentExtensible w16cex:durableId="271FDD6E" w16cex:dateUtc="2024-03-21T12:08:00Z"/>
  <w16cex:commentExtensible w16cex:durableId="6AA26491" w16cex:dateUtc="2024-03-21T12:11:00Z"/>
  <w16cex:commentExtensible w16cex:durableId="3BD5E184" w16cex:dateUtc="2024-03-21T12:12:00Z"/>
  <w16cex:commentExtensible w16cex:durableId="051943A8" w16cex:dateUtc="2024-03-21T12:18:00Z"/>
  <w16cex:commentExtensible w16cex:durableId="41A5F249" w16cex:dateUtc="2024-03-21T12:30:00Z"/>
  <w16cex:commentExtensible w16cex:durableId="3C6B3FAE" w16cex:dateUtc="2024-03-21T12:33:00Z"/>
  <w16cex:commentExtensible w16cex:durableId="1BA8B5A5" w16cex:dateUtc="2024-03-21T12:34:00Z"/>
  <w16cex:commentExtensible w16cex:durableId="092B850B" w16cex:dateUtc="2024-03-21T12:19:00Z"/>
  <w16cex:commentExtensible w16cex:durableId="70DA9596" w16cex:dateUtc="2024-03-21T12:35:00Z"/>
  <w16cex:commentExtensible w16cex:durableId="43119B09" w16cex:dateUtc="2024-03-21T12:38:00Z"/>
  <w16cex:commentExtensible w16cex:durableId="3457FF67" w16cex:dateUtc="2024-03-21T12:38:00Z"/>
  <w16cex:commentExtensible w16cex:durableId="5975EBDE" w16cex:dateUtc="2024-03-21T12:39:00Z"/>
  <w16cex:commentExtensible w16cex:durableId="2AD6977A" w16cex:dateUtc="2024-03-21T12:44:00Z"/>
  <w16cex:commentExtensible w16cex:durableId="747C51AC" w16cex:dateUtc="2024-03-21T12:49:00Z"/>
  <w16cex:commentExtensible w16cex:durableId="2606B613" w16cex:dateUtc="2024-03-21T14:37:00Z"/>
  <w16cex:commentExtensible w16cex:durableId="2692266F" w16cex:dateUtc="2024-03-21T12:50:00Z"/>
  <w16cex:commentExtensible w16cex:durableId="29720C89" w16cex:dateUtc="2024-03-21T12:54:00Z"/>
  <w16cex:commentExtensible w16cex:durableId="0FF2F401" w16cex:dateUtc="2024-03-21T12:52:00Z"/>
  <w16cex:commentExtensible w16cex:durableId="1F33C969" w16cex:dateUtc="2024-03-21T12:52:00Z"/>
  <w16cex:commentExtensible w16cex:durableId="19D1F18D" w16cex:dateUtc="2024-03-21T12:56:00Z"/>
  <w16cex:commentExtensible w16cex:durableId="6083A203" w16cex:dateUtc="2024-03-21T12:57:00Z"/>
  <w16cex:commentExtensible w16cex:durableId="4FEBBB8B" w16cex:dateUtc="2024-03-21T12:58:00Z"/>
  <w16cex:commentExtensible w16cex:durableId="2B395EE0" w16cex:dateUtc="2024-03-21T14:43:00Z"/>
  <w16cex:commentExtensible w16cex:durableId="69872B42" w16cex:dateUtc="2024-03-21T12:51:00Z"/>
  <w16cex:commentExtensible w16cex:durableId="5CD251E3" w16cex:dateUtc="2024-03-21T15:01:00Z"/>
  <w16cex:commentExtensible w16cex:durableId="329317D8" w16cex:dateUtc="2024-03-21T15:03:00Z"/>
  <w16cex:commentExtensible w16cex:durableId="45D22EFD" w16cex:dateUtc="2024-03-21T15:04:00Z"/>
  <w16cex:commentExtensible w16cex:durableId="344F9B96" w16cex:dateUtc="2024-03-21T15:05:00Z"/>
  <w16cex:commentExtensible w16cex:durableId="405CC882" w16cex:dateUtc="2024-03-21T15:05:00Z"/>
  <w16cex:commentExtensible w16cex:durableId="6B84DDD9" w16cex:dateUtc="2024-03-21T15:07:00Z"/>
  <w16cex:commentExtensible w16cex:durableId="7798F2AC" w16cex:dateUtc="2024-03-21T15:09:00Z"/>
  <w16cex:commentExtensible w16cex:durableId="442E3F20" w16cex:dateUtc="2024-03-21T15:10:00Z"/>
  <w16cex:commentExtensible w16cex:durableId="7B4BF222" w16cex:dateUtc="2024-03-21T15:11:00Z"/>
  <w16cex:commentExtensible w16cex:durableId="20FBC1D4" w16cex:dateUtc="2024-03-21T15:18:00Z"/>
  <w16cex:commentExtensible w16cex:durableId="547088AF" w16cex:dateUtc="2024-03-21T15:21:00Z"/>
  <w16cex:commentExtensible w16cex:durableId="34B4DB79" w16cex:dateUtc="2024-03-21T15:24:00Z"/>
  <w16cex:commentExtensible w16cex:durableId="1819E30D" w16cex:dateUtc="2024-03-21T15:24:00Z"/>
  <w16cex:commentExtensible w16cex:durableId="4C0C73D6" w16cex:dateUtc="2024-03-21T15:32:00Z"/>
  <w16cex:commentExtensible w16cex:durableId="6A1E7640" w16cex:dateUtc="2024-03-21T15:37:00Z"/>
  <w16cex:commentExtensible w16cex:durableId="05AEA587" w16cex:dateUtc="2024-03-21T15:26:00Z"/>
  <w16cex:commentExtensible w16cex:durableId="699EA293" w16cex:dateUtc="2024-03-21T15:27:00Z"/>
  <w16cex:commentExtensible w16cex:durableId="2D473672" w16cex:dateUtc="2024-03-21T15:46:00Z"/>
  <w16cex:commentExtensible w16cex:durableId="4B66F21D" w16cex:dateUtc="2024-03-21T15:38:00Z"/>
  <w16cex:commentExtensible w16cex:durableId="1AF55617" w16cex:dateUtc="2024-03-21T15:40:00Z"/>
  <w16cex:commentExtensible w16cex:durableId="0F627DFA" w16cex:dateUtc="2024-03-22T09:41:00Z"/>
  <w16cex:commentExtensible w16cex:durableId="21099BEE" w16cex:dateUtc="2024-03-22T09:42:00Z"/>
  <w16cex:commentExtensible w16cex:durableId="4EF12451" w16cex:dateUtc="2024-03-21T15:41:00Z"/>
  <w16cex:commentExtensible w16cex:durableId="68F2734F" w16cex:dateUtc="2024-03-21T15:43:00Z"/>
  <w16cex:commentExtensible w16cex:durableId="62AB381F" w16cex:dateUtc="2024-03-21T15:42:00Z"/>
  <w16cex:commentExtensible w16cex:durableId="1FC1E1AD" w16cex:dateUtc="2024-03-21T15:44:00Z"/>
  <w16cex:commentExtensible w16cex:durableId="24BBA78D" w16cex:dateUtc="2024-03-21T15:44:00Z"/>
  <w16cex:commentExtensible w16cex:durableId="653FC4C0" w16cex:dateUtc="2024-03-21T15:54:00Z"/>
  <w16cex:commentExtensible w16cex:durableId="18EE5224" w16cex:dateUtc="2024-03-21T15:56:00Z"/>
  <w16cex:commentExtensible w16cex:durableId="6D6B9326" w16cex:dateUtc="2024-03-21T15:57:00Z"/>
  <w16cex:commentExtensible w16cex:durableId="40EF51A2" w16cex:dateUtc="2024-03-21T15:58:00Z"/>
  <w16cex:commentExtensible w16cex:durableId="5B019C2D" w16cex:dateUtc="2024-03-21T15:59:00Z"/>
  <w16cex:commentExtensible w16cex:durableId="2550CB6A" w16cex:dateUtc="2024-03-21T16:00:00Z"/>
  <w16cex:commentExtensible w16cex:durableId="7DDE98B6" w16cex:dateUtc="2024-03-21T16:02:00Z"/>
  <w16cex:commentExtensible w16cex:durableId="03D9356A" w16cex:dateUtc="2024-03-21T16:03:00Z"/>
  <w16cex:commentExtensible w16cex:durableId="439CC63B" w16cex:dateUtc="2024-03-22T09:53:00Z"/>
  <w16cex:commentExtensible w16cex:durableId="105D1CD2" w16cex:dateUtc="2024-03-21T16:02:00Z"/>
  <w16cex:commentExtensible w16cex:durableId="0198E430" w16cex:dateUtc="2024-03-21T16:54:00Z"/>
  <w16cex:commentExtensible w16cex:durableId="1966019E" w16cex:dateUtc="2024-03-21T16:55:00Z"/>
  <w16cex:commentExtensible w16cex:durableId="4A34A513" w16cex:dateUtc="2024-03-21T16:56:00Z"/>
  <w16cex:commentExtensible w16cex:durableId="2A66615D" w16cex:dateUtc="2024-03-21T16:57:00Z"/>
  <w16cex:commentExtensible w16cex:durableId="6377B7E4" w16cex:dateUtc="2024-03-21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40AE8" w16cid:durableId="19A6ABF4"/>
  <w16cid:commentId w16cid:paraId="60768680" w16cid:durableId="1369EDD5"/>
  <w16cid:commentId w16cid:paraId="6D32F98F" w16cid:durableId="5EA80D13"/>
  <w16cid:commentId w16cid:paraId="39343D52" w16cid:durableId="23E95EB6"/>
  <w16cid:commentId w16cid:paraId="4BD28078" w16cid:durableId="34998636"/>
  <w16cid:commentId w16cid:paraId="725B384B" w16cid:durableId="3F1879E9"/>
  <w16cid:commentId w16cid:paraId="2139A58F" w16cid:durableId="10C30CC1"/>
  <w16cid:commentId w16cid:paraId="52B6C5C2" w16cid:durableId="468AD150"/>
  <w16cid:commentId w16cid:paraId="3B843A5B" w16cid:durableId="6087506B"/>
  <w16cid:commentId w16cid:paraId="22A3DA19" w16cid:durableId="2AA1A71A"/>
  <w16cid:commentId w16cid:paraId="2717FB43" w16cid:durableId="37895F57"/>
  <w16cid:commentId w16cid:paraId="11088949" w16cid:durableId="20C306D3"/>
  <w16cid:commentId w16cid:paraId="2AD0C04F" w16cid:durableId="55249F40"/>
  <w16cid:commentId w16cid:paraId="5F4EB4DE" w16cid:durableId="56B31A6E"/>
  <w16cid:commentId w16cid:paraId="5DC88EA3" w16cid:durableId="11C1A878"/>
  <w16cid:commentId w16cid:paraId="695547EE" w16cid:durableId="7498F85C"/>
  <w16cid:commentId w16cid:paraId="10EAEC02" w16cid:durableId="2C003207"/>
  <w16cid:commentId w16cid:paraId="232E70BD" w16cid:durableId="5BDAAABE"/>
  <w16cid:commentId w16cid:paraId="4936B315" w16cid:durableId="31BDD62C"/>
  <w16cid:commentId w16cid:paraId="29D05DA5" w16cid:durableId="448D76EE"/>
  <w16cid:commentId w16cid:paraId="3B5780AB" w16cid:durableId="6A1D933E"/>
  <w16cid:commentId w16cid:paraId="03F1D0E2" w16cid:durableId="0A7681D2"/>
  <w16cid:commentId w16cid:paraId="164CB9EC" w16cid:durableId="4E5167D3"/>
  <w16cid:commentId w16cid:paraId="51AC0CD7" w16cid:durableId="0594FBFF"/>
  <w16cid:commentId w16cid:paraId="6BF9D857" w16cid:durableId="7FD65B98"/>
  <w16cid:commentId w16cid:paraId="7CC8E818" w16cid:durableId="5190B57A"/>
  <w16cid:commentId w16cid:paraId="2E7BF74E" w16cid:durableId="4AB0DDF8"/>
  <w16cid:commentId w16cid:paraId="4DE5F095" w16cid:durableId="0ACBA011"/>
  <w16cid:commentId w16cid:paraId="32A77BC6" w16cid:durableId="27B81226"/>
  <w16cid:commentId w16cid:paraId="3687D6DC" w16cid:durableId="1960F182"/>
  <w16cid:commentId w16cid:paraId="7E2E0125" w16cid:durableId="271FDD6E"/>
  <w16cid:commentId w16cid:paraId="0208C022" w16cid:durableId="6AA26491"/>
  <w16cid:commentId w16cid:paraId="4C205782" w16cid:durableId="3BD5E184"/>
  <w16cid:commentId w16cid:paraId="348EECAE" w16cid:durableId="051943A8"/>
  <w16cid:commentId w16cid:paraId="2614CBF4" w16cid:durableId="41A5F249"/>
  <w16cid:commentId w16cid:paraId="25C4C6FF" w16cid:durableId="3C6B3FAE"/>
  <w16cid:commentId w16cid:paraId="05B0D385" w16cid:durableId="1BA8B5A5"/>
  <w16cid:commentId w16cid:paraId="157BDF58" w16cid:durableId="092B850B"/>
  <w16cid:commentId w16cid:paraId="1304A76F" w16cid:durableId="70DA9596"/>
  <w16cid:commentId w16cid:paraId="6F012AFD" w16cid:durableId="43119B09"/>
  <w16cid:commentId w16cid:paraId="77200F07" w16cid:durableId="3457FF67"/>
  <w16cid:commentId w16cid:paraId="3F7E0639" w16cid:durableId="5975EBDE"/>
  <w16cid:commentId w16cid:paraId="20E464A7" w16cid:durableId="2AD6977A"/>
  <w16cid:commentId w16cid:paraId="48B89C90" w16cid:durableId="747C51AC"/>
  <w16cid:commentId w16cid:paraId="1D8E97E8" w16cid:durableId="2606B613"/>
  <w16cid:commentId w16cid:paraId="3D51FA2A" w16cid:durableId="2692266F"/>
  <w16cid:commentId w16cid:paraId="6C058167" w16cid:durableId="29720C89"/>
  <w16cid:commentId w16cid:paraId="4CD3CF7A" w16cid:durableId="0FF2F401"/>
  <w16cid:commentId w16cid:paraId="58F1E6EF" w16cid:durableId="1F33C969"/>
  <w16cid:commentId w16cid:paraId="725011DC" w16cid:durableId="19D1F18D"/>
  <w16cid:commentId w16cid:paraId="71EAB382" w16cid:durableId="6083A203"/>
  <w16cid:commentId w16cid:paraId="3703BE91" w16cid:durableId="4FEBBB8B"/>
  <w16cid:commentId w16cid:paraId="4FBA9D20" w16cid:durableId="2B395EE0"/>
  <w16cid:commentId w16cid:paraId="28C0A650" w16cid:durableId="69872B42"/>
  <w16cid:commentId w16cid:paraId="53E6985A" w16cid:durableId="5CD251E3"/>
  <w16cid:commentId w16cid:paraId="7283D38C" w16cid:durableId="329317D8"/>
  <w16cid:commentId w16cid:paraId="4E3A98E8" w16cid:durableId="45D22EFD"/>
  <w16cid:commentId w16cid:paraId="4850777F" w16cid:durableId="344F9B96"/>
  <w16cid:commentId w16cid:paraId="04BD63AE" w16cid:durableId="405CC882"/>
  <w16cid:commentId w16cid:paraId="75014962" w16cid:durableId="6B84DDD9"/>
  <w16cid:commentId w16cid:paraId="584CDFB9" w16cid:durableId="7798F2AC"/>
  <w16cid:commentId w16cid:paraId="1A8E2885" w16cid:durableId="442E3F20"/>
  <w16cid:commentId w16cid:paraId="3965E3A6" w16cid:durableId="7B4BF222"/>
  <w16cid:commentId w16cid:paraId="49DDC530" w16cid:durableId="20FBC1D4"/>
  <w16cid:commentId w16cid:paraId="38B90159" w16cid:durableId="547088AF"/>
  <w16cid:commentId w16cid:paraId="1D7FE1BA" w16cid:durableId="34B4DB79"/>
  <w16cid:commentId w16cid:paraId="33658EF4" w16cid:durableId="1819E30D"/>
  <w16cid:commentId w16cid:paraId="30A134C3" w16cid:durableId="4C0C73D6"/>
  <w16cid:commentId w16cid:paraId="67D2741E" w16cid:durableId="6A1E7640"/>
  <w16cid:commentId w16cid:paraId="7BB6FD39" w16cid:durableId="05AEA587"/>
  <w16cid:commentId w16cid:paraId="7B1D7B29" w16cid:durableId="699EA293"/>
  <w16cid:commentId w16cid:paraId="60D5A934" w16cid:durableId="2D473672"/>
  <w16cid:commentId w16cid:paraId="586C6358" w16cid:durableId="4B66F21D"/>
  <w16cid:commentId w16cid:paraId="0BC94682" w16cid:durableId="1AF55617"/>
  <w16cid:commentId w16cid:paraId="07634C06" w16cid:durableId="0F627DFA"/>
  <w16cid:commentId w16cid:paraId="4E990500" w16cid:durableId="21099BEE"/>
  <w16cid:commentId w16cid:paraId="4269DB63" w16cid:durableId="4EF12451"/>
  <w16cid:commentId w16cid:paraId="4BFC41F2" w16cid:durableId="68F2734F"/>
  <w16cid:commentId w16cid:paraId="2AF1FDFD" w16cid:durableId="62AB381F"/>
  <w16cid:commentId w16cid:paraId="3EFDA088" w16cid:durableId="1FC1E1AD"/>
  <w16cid:commentId w16cid:paraId="3145DF6C" w16cid:durableId="24BBA78D"/>
  <w16cid:commentId w16cid:paraId="0F9680BA" w16cid:durableId="653FC4C0"/>
  <w16cid:commentId w16cid:paraId="41CBE2CF" w16cid:durableId="18EE5224"/>
  <w16cid:commentId w16cid:paraId="4D877556" w16cid:durableId="6D6B9326"/>
  <w16cid:commentId w16cid:paraId="346B0A37" w16cid:durableId="40EF51A2"/>
  <w16cid:commentId w16cid:paraId="5C122329" w16cid:durableId="5B019C2D"/>
  <w16cid:commentId w16cid:paraId="796A7DE3" w16cid:durableId="2550CB6A"/>
  <w16cid:commentId w16cid:paraId="42004DE0" w16cid:durableId="7DDE98B6"/>
  <w16cid:commentId w16cid:paraId="3C9B300A" w16cid:durableId="03D9356A"/>
  <w16cid:commentId w16cid:paraId="60EC4603" w16cid:durableId="439CC63B"/>
  <w16cid:commentId w16cid:paraId="6816B9BC" w16cid:durableId="105D1CD2"/>
  <w16cid:commentId w16cid:paraId="403B133F" w16cid:durableId="0198E430"/>
  <w16cid:commentId w16cid:paraId="766C3D9F" w16cid:durableId="1966019E"/>
  <w16cid:commentId w16cid:paraId="4E229935" w16cid:durableId="4A34A513"/>
  <w16cid:commentId w16cid:paraId="00D8EEFD" w16cid:durableId="2A66615D"/>
  <w16cid:commentId w16cid:paraId="3D0B636E" w16cid:durableId="6377B7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23789" w14:textId="77777777" w:rsidR="00946AF4" w:rsidRDefault="00946AF4" w:rsidP="0069738A">
      <w:r>
        <w:separator/>
      </w:r>
    </w:p>
  </w:endnote>
  <w:endnote w:type="continuationSeparator" w:id="0">
    <w:p w14:paraId="3E339900" w14:textId="77777777" w:rsidR="00946AF4" w:rsidRDefault="00946AF4" w:rsidP="0069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3CE40" w14:textId="77777777" w:rsidR="00946AF4" w:rsidRDefault="00946AF4" w:rsidP="0069738A">
      <w:r>
        <w:separator/>
      </w:r>
    </w:p>
  </w:footnote>
  <w:footnote w:type="continuationSeparator" w:id="0">
    <w:p w14:paraId="76A5CEC4" w14:textId="77777777" w:rsidR="00946AF4" w:rsidRDefault="00946AF4" w:rsidP="0069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8477944">
    <w:abstractNumId w:val="0"/>
  </w:num>
  <w:num w:numId="2" w16cid:durableId="1921670581">
    <w:abstractNumId w:val="2"/>
  </w:num>
  <w:num w:numId="3" w16cid:durableId="16321868">
    <w:abstractNumId w:val="3"/>
  </w:num>
  <w:num w:numId="4" w16cid:durableId="88081950">
    <w:abstractNumId w:val="4"/>
  </w:num>
  <w:num w:numId="5" w16cid:durableId="8593202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Yeung">
    <w15:presenceInfo w15:providerId="AD" w15:userId="S::xpsy0315@ox.ac.uk::c19c1114-6833-48c0-a122-3075879a2d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2021B"/>
    <w:rsid w:val="0002046E"/>
    <w:rsid w:val="000227FE"/>
    <w:rsid w:val="00034AA3"/>
    <w:rsid w:val="00036BE3"/>
    <w:rsid w:val="000432A1"/>
    <w:rsid w:val="00046B67"/>
    <w:rsid w:val="00054402"/>
    <w:rsid w:val="00064826"/>
    <w:rsid w:val="0009152B"/>
    <w:rsid w:val="00096DDB"/>
    <w:rsid w:val="000B13C9"/>
    <w:rsid w:val="000C3FEC"/>
    <w:rsid w:val="000C46C8"/>
    <w:rsid w:val="000C7E67"/>
    <w:rsid w:val="000D42E2"/>
    <w:rsid w:val="000D65F2"/>
    <w:rsid w:val="000D7749"/>
    <w:rsid w:val="000F584F"/>
    <w:rsid w:val="0010697F"/>
    <w:rsid w:val="00112B48"/>
    <w:rsid w:val="00116ACA"/>
    <w:rsid w:val="00121EE1"/>
    <w:rsid w:val="00122179"/>
    <w:rsid w:val="00126B5E"/>
    <w:rsid w:val="00155BA8"/>
    <w:rsid w:val="00162CAA"/>
    <w:rsid w:val="001850E5"/>
    <w:rsid w:val="00194893"/>
    <w:rsid w:val="00196CB5"/>
    <w:rsid w:val="001A1139"/>
    <w:rsid w:val="001A1598"/>
    <w:rsid w:val="001A43C2"/>
    <w:rsid w:val="001B577F"/>
    <w:rsid w:val="001C27B3"/>
    <w:rsid w:val="001D0BEA"/>
    <w:rsid w:val="001D45D2"/>
    <w:rsid w:val="001D745D"/>
    <w:rsid w:val="001E7BE6"/>
    <w:rsid w:val="00210DCE"/>
    <w:rsid w:val="00214E36"/>
    <w:rsid w:val="00230A83"/>
    <w:rsid w:val="00231117"/>
    <w:rsid w:val="00250E38"/>
    <w:rsid w:val="00266B92"/>
    <w:rsid w:val="00267AAB"/>
    <w:rsid w:val="002B1D14"/>
    <w:rsid w:val="002C1370"/>
    <w:rsid w:val="002C32CA"/>
    <w:rsid w:val="002C58F3"/>
    <w:rsid w:val="002C792E"/>
    <w:rsid w:val="002D0592"/>
    <w:rsid w:val="002D05F2"/>
    <w:rsid w:val="002E1956"/>
    <w:rsid w:val="00303A75"/>
    <w:rsid w:val="00306660"/>
    <w:rsid w:val="00310B13"/>
    <w:rsid w:val="003138B0"/>
    <w:rsid w:val="003139EF"/>
    <w:rsid w:val="00317B44"/>
    <w:rsid w:val="00320AB6"/>
    <w:rsid w:val="00327D00"/>
    <w:rsid w:val="00337A25"/>
    <w:rsid w:val="00355D82"/>
    <w:rsid w:val="003679DF"/>
    <w:rsid w:val="00392080"/>
    <w:rsid w:val="003944F9"/>
    <w:rsid w:val="00394C02"/>
    <w:rsid w:val="00395E1D"/>
    <w:rsid w:val="003A6A8C"/>
    <w:rsid w:val="003B006E"/>
    <w:rsid w:val="003C6DFC"/>
    <w:rsid w:val="003D6DB2"/>
    <w:rsid w:val="003E2FF1"/>
    <w:rsid w:val="00406DCE"/>
    <w:rsid w:val="00411948"/>
    <w:rsid w:val="004129DD"/>
    <w:rsid w:val="0041434B"/>
    <w:rsid w:val="00435F60"/>
    <w:rsid w:val="0043790B"/>
    <w:rsid w:val="004522B1"/>
    <w:rsid w:val="004704C3"/>
    <w:rsid w:val="00472632"/>
    <w:rsid w:val="00474CA2"/>
    <w:rsid w:val="00490EB4"/>
    <w:rsid w:val="00495D36"/>
    <w:rsid w:val="004B4AA3"/>
    <w:rsid w:val="004B5069"/>
    <w:rsid w:val="004B50F1"/>
    <w:rsid w:val="004B5F82"/>
    <w:rsid w:val="004C069C"/>
    <w:rsid w:val="004C1772"/>
    <w:rsid w:val="004E2F7F"/>
    <w:rsid w:val="004E3F1B"/>
    <w:rsid w:val="004F060B"/>
    <w:rsid w:val="00504986"/>
    <w:rsid w:val="00512519"/>
    <w:rsid w:val="00524324"/>
    <w:rsid w:val="005267F2"/>
    <w:rsid w:val="005330B2"/>
    <w:rsid w:val="00536428"/>
    <w:rsid w:val="00551611"/>
    <w:rsid w:val="00555BD1"/>
    <w:rsid w:val="005617A8"/>
    <w:rsid w:val="00561AC0"/>
    <w:rsid w:val="00572B72"/>
    <w:rsid w:val="00572D64"/>
    <w:rsid w:val="00591470"/>
    <w:rsid w:val="005A31E9"/>
    <w:rsid w:val="005A50A2"/>
    <w:rsid w:val="005A7087"/>
    <w:rsid w:val="005B17D0"/>
    <w:rsid w:val="005B1D4C"/>
    <w:rsid w:val="005C3C78"/>
    <w:rsid w:val="005C7173"/>
    <w:rsid w:val="005D6082"/>
    <w:rsid w:val="005D7857"/>
    <w:rsid w:val="005E542B"/>
    <w:rsid w:val="005F59C5"/>
    <w:rsid w:val="005F726A"/>
    <w:rsid w:val="006064EE"/>
    <w:rsid w:val="00610F4C"/>
    <w:rsid w:val="00620521"/>
    <w:rsid w:val="00620ED7"/>
    <w:rsid w:val="006343F5"/>
    <w:rsid w:val="0065216E"/>
    <w:rsid w:val="006926B3"/>
    <w:rsid w:val="0069738A"/>
    <w:rsid w:val="006A0D5E"/>
    <w:rsid w:val="006D41FF"/>
    <w:rsid w:val="006E182D"/>
    <w:rsid w:val="006E27F7"/>
    <w:rsid w:val="006E4A06"/>
    <w:rsid w:val="006F1B97"/>
    <w:rsid w:val="006F43CB"/>
    <w:rsid w:val="007078ED"/>
    <w:rsid w:val="007311A9"/>
    <w:rsid w:val="00734578"/>
    <w:rsid w:val="00740E3D"/>
    <w:rsid w:val="00776489"/>
    <w:rsid w:val="00777E2C"/>
    <w:rsid w:val="007839A4"/>
    <w:rsid w:val="0078413F"/>
    <w:rsid w:val="007B3A54"/>
    <w:rsid w:val="007B41AE"/>
    <w:rsid w:val="007B7A40"/>
    <w:rsid w:val="007C1542"/>
    <w:rsid w:val="007D7799"/>
    <w:rsid w:val="007F0FAB"/>
    <w:rsid w:val="007F3FA5"/>
    <w:rsid w:val="007F549D"/>
    <w:rsid w:val="007F6BD6"/>
    <w:rsid w:val="00812F0C"/>
    <w:rsid w:val="00820CDC"/>
    <w:rsid w:val="0085445D"/>
    <w:rsid w:val="00855352"/>
    <w:rsid w:val="008603B2"/>
    <w:rsid w:val="0086797E"/>
    <w:rsid w:val="00872454"/>
    <w:rsid w:val="00877E00"/>
    <w:rsid w:val="00882EB5"/>
    <w:rsid w:val="0088644B"/>
    <w:rsid w:val="00893E87"/>
    <w:rsid w:val="00896E09"/>
    <w:rsid w:val="008A076B"/>
    <w:rsid w:val="008A411F"/>
    <w:rsid w:val="008B3DB7"/>
    <w:rsid w:val="008B59AA"/>
    <w:rsid w:val="008C2ED7"/>
    <w:rsid w:val="008C3C10"/>
    <w:rsid w:val="008C7BC4"/>
    <w:rsid w:val="008E6623"/>
    <w:rsid w:val="008F156E"/>
    <w:rsid w:val="009265FD"/>
    <w:rsid w:val="00930E69"/>
    <w:rsid w:val="00931F80"/>
    <w:rsid w:val="00937E9C"/>
    <w:rsid w:val="00946AF4"/>
    <w:rsid w:val="00947B13"/>
    <w:rsid w:val="00950D88"/>
    <w:rsid w:val="009617DC"/>
    <w:rsid w:val="00992792"/>
    <w:rsid w:val="00996AA4"/>
    <w:rsid w:val="009B2304"/>
    <w:rsid w:val="009C00DD"/>
    <w:rsid w:val="009D01D0"/>
    <w:rsid w:val="009D06F5"/>
    <w:rsid w:val="009D239F"/>
    <w:rsid w:val="009D2C47"/>
    <w:rsid w:val="009F4978"/>
    <w:rsid w:val="00A0118C"/>
    <w:rsid w:val="00A15392"/>
    <w:rsid w:val="00A20A64"/>
    <w:rsid w:val="00A35867"/>
    <w:rsid w:val="00A36ECD"/>
    <w:rsid w:val="00A43776"/>
    <w:rsid w:val="00A50943"/>
    <w:rsid w:val="00A53B46"/>
    <w:rsid w:val="00A657EE"/>
    <w:rsid w:val="00A71163"/>
    <w:rsid w:val="00A83765"/>
    <w:rsid w:val="00A848CC"/>
    <w:rsid w:val="00A8526F"/>
    <w:rsid w:val="00AA5E2A"/>
    <w:rsid w:val="00AB40C4"/>
    <w:rsid w:val="00AB5179"/>
    <w:rsid w:val="00AC2EFB"/>
    <w:rsid w:val="00AF04B9"/>
    <w:rsid w:val="00AF5DD5"/>
    <w:rsid w:val="00B0161B"/>
    <w:rsid w:val="00B02E19"/>
    <w:rsid w:val="00B05105"/>
    <w:rsid w:val="00B10A8D"/>
    <w:rsid w:val="00B3781D"/>
    <w:rsid w:val="00B51611"/>
    <w:rsid w:val="00B6368F"/>
    <w:rsid w:val="00B867BB"/>
    <w:rsid w:val="00B95932"/>
    <w:rsid w:val="00BA03FA"/>
    <w:rsid w:val="00BB1EFE"/>
    <w:rsid w:val="00BB35F1"/>
    <w:rsid w:val="00BB5116"/>
    <w:rsid w:val="00BB7120"/>
    <w:rsid w:val="00BD0B2C"/>
    <w:rsid w:val="00BD33CF"/>
    <w:rsid w:val="00BE52F1"/>
    <w:rsid w:val="00BE67F9"/>
    <w:rsid w:val="00C10568"/>
    <w:rsid w:val="00C10640"/>
    <w:rsid w:val="00C10C16"/>
    <w:rsid w:val="00C15ED6"/>
    <w:rsid w:val="00C60329"/>
    <w:rsid w:val="00C76AB0"/>
    <w:rsid w:val="00C77D40"/>
    <w:rsid w:val="00CA1E56"/>
    <w:rsid w:val="00CA41AC"/>
    <w:rsid w:val="00CA4387"/>
    <w:rsid w:val="00CB5A2F"/>
    <w:rsid w:val="00CB7F3F"/>
    <w:rsid w:val="00CC37DA"/>
    <w:rsid w:val="00CD4B36"/>
    <w:rsid w:val="00CE1CC3"/>
    <w:rsid w:val="00CE6EC4"/>
    <w:rsid w:val="00D033D0"/>
    <w:rsid w:val="00D14385"/>
    <w:rsid w:val="00D14F2B"/>
    <w:rsid w:val="00D24F27"/>
    <w:rsid w:val="00D25AE6"/>
    <w:rsid w:val="00D45C0F"/>
    <w:rsid w:val="00D5309D"/>
    <w:rsid w:val="00D6257C"/>
    <w:rsid w:val="00D65565"/>
    <w:rsid w:val="00D667FD"/>
    <w:rsid w:val="00D73AF8"/>
    <w:rsid w:val="00D7452B"/>
    <w:rsid w:val="00D752EC"/>
    <w:rsid w:val="00D84DAB"/>
    <w:rsid w:val="00D86C3A"/>
    <w:rsid w:val="00D94F18"/>
    <w:rsid w:val="00DA3737"/>
    <w:rsid w:val="00DB02C2"/>
    <w:rsid w:val="00DB3427"/>
    <w:rsid w:val="00DE3ABF"/>
    <w:rsid w:val="00DE5077"/>
    <w:rsid w:val="00DE77D7"/>
    <w:rsid w:val="00E02E7C"/>
    <w:rsid w:val="00E4404D"/>
    <w:rsid w:val="00E47229"/>
    <w:rsid w:val="00E50917"/>
    <w:rsid w:val="00E517CC"/>
    <w:rsid w:val="00E64A3D"/>
    <w:rsid w:val="00E71635"/>
    <w:rsid w:val="00E81362"/>
    <w:rsid w:val="00E91B8F"/>
    <w:rsid w:val="00E92553"/>
    <w:rsid w:val="00E937C2"/>
    <w:rsid w:val="00E9537D"/>
    <w:rsid w:val="00E97D89"/>
    <w:rsid w:val="00EA0BCB"/>
    <w:rsid w:val="00EA33FB"/>
    <w:rsid w:val="00EB30E5"/>
    <w:rsid w:val="00EE3F7B"/>
    <w:rsid w:val="00F07CFA"/>
    <w:rsid w:val="00F25C3C"/>
    <w:rsid w:val="00F37D9A"/>
    <w:rsid w:val="00F44386"/>
    <w:rsid w:val="00F47CB9"/>
    <w:rsid w:val="00F5209B"/>
    <w:rsid w:val="00F52E13"/>
    <w:rsid w:val="00F80ECF"/>
    <w:rsid w:val="00F878EC"/>
    <w:rsid w:val="00FA222E"/>
    <w:rsid w:val="00FC1AFA"/>
    <w:rsid w:val="00FC39D5"/>
    <w:rsid w:val="00FD4034"/>
    <w:rsid w:val="00FD6A58"/>
    <w:rsid w:val="00FE04ED"/>
    <w:rsid w:val="00FF159F"/>
    <w:rsid w:val="00FF546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60</Pages>
  <Words>14254</Words>
  <Characters>81253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Nicholas Yeung</cp:lastModifiedBy>
  <cp:revision>304</cp:revision>
  <dcterms:created xsi:type="dcterms:W3CDTF">2024-01-26T16:03:00Z</dcterms:created>
  <dcterms:modified xsi:type="dcterms:W3CDTF">2024-03-22T10:36:00Z</dcterms:modified>
</cp:coreProperties>
</file>